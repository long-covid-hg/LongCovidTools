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7C5FF3" w:rsidRDefault="00C964C5">
      <w:pPr>
        <w:spacing w:after="60" w:line="240" w:lineRule="auto"/>
        <w:jc w:val="center"/>
        <w:rPr>
          <w:color w:val="000000"/>
          <w:sz w:val="40"/>
          <w:szCs w:val="40"/>
        </w:rPr>
      </w:pPr>
      <w:proofErr w:type="spellStart"/>
      <w:r>
        <w:rPr>
          <w:color w:val="000000"/>
          <w:sz w:val="40"/>
          <w:szCs w:val="40"/>
        </w:rPr>
        <w:t>LongCOVID</w:t>
      </w:r>
      <w:proofErr w:type="spellEnd"/>
      <w:r>
        <w:rPr>
          <w:color w:val="000000"/>
          <w:sz w:val="40"/>
          <w:szCs w:val="40"/>
        </w:rPr>
        <w:t xml:space="preserve"> Phenotype Definitions for Analyses </w:t>
      </w:r>
    </w:p>
    <w:p w14:paraId="00000002" w14:textId="77777777" w:rsidR="007C5FF3" w:rsidRDefault="00C964C5">
      <w:pPr>
        <w:spacing w:after="60" w:line="240" w:lineRule="auto"/>
        <w:jc w:val="center"/>
        <w:rPr>
          <w:b/>
          <w:sz w:val="24"/>
          <w:szCs w:val="24"/>
        </w:rPr>
      </w:pPr>
      <w:r>
        <w:rPr>
          <w:b/>
          <w:sz w:val="24"/>
          <w:szCs w:val="24"/>
        </w:rPr>
        <w:t>COVID-19 Host Genetics Initiative (HGI)</w:t>
      </w:r>
    </w:p>
    <w:p w14:paraId="00000003" w14:textId="77777777" w:rsidR="007C5FF3" w:rsidRDefault="007C5FF3">
      <w:pPr>
        <w:spacing w:after="60" w:line="240" w:lineRule="auto"/>
        <w:jc w:val="center"/>
        <w:rPr>
          <w:rFonts w:ascii="Times New Roman" w:eastAsia="Times New Roman" w:hAnsi="Times New Roman" w:cs="Times New Roman"/>
          <w:sz w:val="24"/>
          <w:szCs w:val="24"/>
        </w:rPr>
      </w:pPr>
    </w:p>
    <w:p w14:paraId="00000004" w14:textId="77777777" w:rsidR="007C5FF3" w:rsidRDefault="00C964C5">
      <w:pPr>
        <w:spacing w:after="320" w:line="240" w:lineRule="auto"/>
        <w:jc w:val="center"/>
        <w:rPr>
          <w:color w:val="666666"/>
          <w:sz w:val="30"/>
          <w:szCs w:val="30"/>
        </w:rPr>
      </w:pPr>
      <w:r>
        <w:rPr>
          <w:color w:val="666666"/>
          <w:sz w:val="30"/>
          <w:szCs w:val="30"/>
        </w:rPr>
        <w:t>25 October 2021, updated 9 February 2022, v1.1</w:t>
      </w:r>
      <w:r>
        <w:rPr>
          <w:color w:val="666666"/>
          <w:sz w:val="30"/>
          <w:szCs w:val="30"/>
        </w:rPr>
        <w:br/>
      </w:r>
    </w:p>
    <w:sdt>
      <w:sdtPr>
        <w:id w:val="1870102975"/>
        <w:docPartObj>
          <w:docPartGallery w:val="Table of Contents"/>
          <w:docPartUnique/>
        </w:docPartObj>
      </w:sdtPr>
      <w:sdtEndPr/>
      <w:sdtContent>
        <w:p w14:paraId="00000005" w14:textId="77777777" w:rsidR="007C5FF3" w:rsidRDefault="00C964C5">
          <w:pPr>
            <w:widowControl w:val="0"/>
            <w:spacing w:before="60" w:line="240" w:lineRule="auto"/>
            <w:rPr>
              <w:color w:val="1155CC"/>
              <w:u w:val="single"/>
            </w:rPr>
          </w:pPr>
          <w:r>
            <w:fldChar w:fldCharType="begin"/>
          </w:r>
          <w:r>
            <w:instrText xml:space="preserve"> TOC \h \u \z \n \t "Heading 1,1,Heading 2,2,Heading 3,3,Heading 4,4,Heading 5,5,Heading 6,6,"</w:instrText>
          </w:r>
          <w:r>
            <w:fldChar w:fldCharType="separate"/>
          </w:r>
          <w:hyperlink w:anchor="_heading=h.gjdgxs">
            <w:r>
              <w:rPr>
                <w:b/>
                <w:color w:val="1155CC"/>
                <w:sz w:val="20"/>
                <w:szCs w:val="20"/>
                <w:u w:val="single"/>
              </w:rPr>
              <w:t>Working group</w:t>
            </w:r>
          </w:hyperlink>
        </w:p>
        <w:p w14:paraId="00000006" w14:textId="77777777" w:rsidR="007C5FF3" w:rsidRDefault="00C964C5">
          <w:pPr>
            <w:widowControl w:val="0"/>
            <w:spacing w:before="60" w:line="240" w:lineRule="auto"/>
            <w:rPr>
              <w:color w:val="1155CC"/>
              <w:u w:val="single"/>
            </w:rPr>
          </w:pPr>
          <w:hyperlink w:anchor="_heading=h.30j0zll">
            <w:r>
              <w:rPr>
                <w:b/>
                <w:color w:val="1155CC"/>
                <w:sz w:val="20"/>
                <w:szCs w:val="20"/>
                <w:u w:val="single"/>
              </w:rPr>
              <w:t>Study Rationale</w:t>
            </w:r>
          </w:hyperlink>
        </w:p>
        <w:p w14:paraId="00000007" w14:textId="77777777" w:rsidR="007C5FF3" w:rsidRDefault="00C964C5">
          <w:pPr>
            <w:widowControl w:val="0"/>
            <w:spacing w:before="60" w:line="240" w:lineRule="auto"/>
            <w:rPr>
              <w:color w:val="1155CC"/>
              <w:u w:val="single"/>
            </w:rPr>
          </w:pPr>
          <w:hyperlink w:anchor="_heading=h.1fob9te">
            <w:r>
              <w:rPr>
                <w:b/>
                <w:color w:val="1155CC"/>
                <w:sz w:val="20"/>
                <w:szCs w:val="20"/>
                <w:u w:val="single"/>
              </w:rPr>
              <w:t>Phenotype Inclusivity</w:t>
            </w:r>
          </w:hyperlink>
        </w:p>
        <w:p w14:paraId="00000008" w14:textId="77777777" w:rsidR="007C5FF3" w:rsidRDefault="00C964C5">
          <w:pPr>
            <w:widowControl w:val="0"/>
            <w:spacing w:before="60" w:line="240" w:lineRule="auto"/>
            <w:rPr>
              <w:color w:val="1155CC"/>
              <w:u w:val="single"/>
            </w:rPr>
          </w:pPr>
          <w:hyperlink w:anchor="_heading=h.3znysh7">
            <w:r>
              <w:rPr>
                <w:b/>
                <w:color w:val="1155CC"/>
                <w:sz w:val="20"/>
                <w:szCs w:val="20"/>
                <w:u w:val="single"/>
              </w:rPr>
              <w:t>Phenotype Notation</w:t>
            </w:r>
          </w:hyperlink>
        </w:p>
        <w:p w14:paraId="00000009" w14:textId="77777777" w:rsidR="007C5FF3" w:rsidRDefault="00C964C5">
          <w:pPr>
            <w:widowControl w:val="0"/>
            <w:spacing w:before="60" w:line="240" w:lineRule="auto"/>
            <w:rPr>
              <w:color w:val="1155CC"/>
              <w:u w:val="single"/>
            </w:rPr>
          </w:pPr>
          <w:hyperlink w:anchor="_heading=h.2et92p0">
            <w:r>
              <w:rPr>
                <w:b/>
                <w:color w:val="1155CC"/>
                <w:sz w:val="20"/>
                <w:szCs w:val="20"/>
                <w:u w:val="single"/>
              </w:rPr>
              <w:t>Meta-analyses</w:t>
            </w:r>
          </w:hyperlink>
        </w:p>
        <w:p w14:paraId="0000000A" w14:textId="77777777" w:rsidR="007C5FF3" w:rsidRDefault="00C964C5">
          <w:pPr>
            <w:widowControl w:val="0"/>
            <w:spacing w:before="60" w:line="240" w:lineRule="auto"/>
            <w:rPr>
              <w:color w:val="1155CC"/>
              <w:u w:val="single"/>
            </w:rPr>
          </w:pPr>
          <w:hyperlink w:anchor="_heading=h.tyjcwt">
            <w:r>
              <w:rPr>
                <w:b/>
                <w:color w:val="1155CC"/>
                <w:sz w:val="20"/>
                <w:szCs w:val="20"/>
                <w:u w:val="single"/>
              </w:rPr>
              <w:t>Phenotype definitions</w:t>
            </w:r>
          </w:hyperlink>
        </w:p>
        <w:p w14:paraId="0000000B" w14:textId="77777777" w:rsidR="007C5FF3" w:rsidRDefault="00C964C5">
          <w:pPr>
            <w:widowControl w:val="0"/>
            <w:spacing w:before="60" w:line="240" w:lineRule="auto"/>
            <w:ind w:left="360"/>
            <w:rPr>
              <w:color w:val="1155CC"/>
              <w:u w:val="single"/>
            </w:rPr>
          </w:pPr>
          <w:hyperlink w:anchor="_heading=h.3dy6vkm">
            <w:r>
              <w:rPr>
                <w:b/>
                <w:color w:val="1155CC"/>
                <w:sz w:val="20"/>
                <w:szCs w:val="20"/>
                <w:u w:val="single"/>
              </w:rPr>
              <w:t>Wide Questionnaire-based Phenotypes (WQ)</w:t>
            </w:r>
          </w:hyperlink>
        </w:p>
        <w:p w14:paraId="0000000C" w14:textId="77777777" w:rsidR="007C5FF3" w:rsidRDefault="00C964C5">
          <w:pPr>
            <w:widowControl w:val="0"/>
            <w:spacing w:before="60" w:line="240" w:lineRule="auto"/>
            <w:ind w:left="720"/>
            <w:rPr>
              <w:color w:val="1155CC"/>
              <w:u w:val="single"/>
            </w:rPr>
          </w:pPr>
          <w:hyperlink w:anchor="_heading=h.1t3h5sf">
            <w:r>
              <w:rPr>
                <w:color w:val="1155CC"/>
                <w:sz w:val="20"/>
                <w:szCs w:val="20"/>
                <w:u w:val="single"/>
              </w:rPr>
              <w:t>Analysis WQ1.3: Long COVID vs. No Long COVID, within COVID+</w:t>
            </w:r>
          </w:hyperlink>
        </w:p>
        <w:p w14:paraId="0000000D" w14:textId="77777777" w:rsidR="007C5FF3" w:rsidRDefault="00C964C5">
          <w:pPr>
            <w:widowControl w:val="0"/>
            <w:spacing w:before="60" w:line="240" w:lineRule="auto"/>
            <w:ind w:left="720"/>
            <w:rPr>
              <w:color w:val="1155CC"/>
              <w:u w:val="single"/>
            </w:rPr>
          </w:pPr>
          <w:hyperlink w:anchor="_heading=h.4d34og8">
            <w:r>
              <w:rPr>
                <w:color w:val="1155CC"/>
                <w:sz w:val="20"/>
                <w:szCs w:val="20"/>
                <w:u w:val="single"/>
              </w:rPr>
              <w:t>Analysis WQ2.3: Long COVID vs. Population Control</w:t>
            </w:r>
          </w:hyperlink>
        </w:p>
        <w:p w14:paraId="0000000E" w14:textId="77777777" w:rsidR="007C5FF3" w:rsidRDefault="00C964C5">
          <w:pPr>
            <w:widowControl w:val="0"/>
            <w:spacing w:before="60" w:line="240" w:lineRule="auto"/>
            <w:ind w:left="360"/>
            <w:rPr>
              <w:color w:val="1155CC"/>
              <w:u w:val="single"/>
            </w:rPr>
          </w:pPr>
          <w:hyperlink w:anchor="_heading=h.2s8eyo1">
            <w:r>
              <w:rPr>
                <w:b/>
                <w:color w:val="1155CC"/>
                <w:sz w:val="20"/>
                <w:szCs w:val="20"/>
                <w:u w:val="single"/>
              </w:rPr>
              <w:t>Narrow Questionnaire-based Phenotypes (NQ)</w:t>
            </w:r>
          </w:hyperlink>
        </w:p>
        <w:p w14:paraId="0000000F" w14:textId="77777777" w:rsidR="007C5FF3" w:rsidRDefault="00C964C5">
          <w:pPr>
            <w:widowControl w:val="0"/>
            <w:spacing w:before="60" w:line="240" w:lineRule="auto"/>
            <w:ind w:left="720"/>
            <w:rPr>
              <w:color w:val="1155CC"/>
              <w:u w:val="single"/>
            </w:rPr>
          </w:pPr>
          <w:hyperlink w:anchor="_heading=h.17dp8vu">
            <w:r>
              <w:rPr>
                <w:color w:val="1155CC"/>
                <w:sz w:val="20"/>
                <w:szCs w:val="20"/>
                <w:u w:val="single"/>
              </w:rPr>
              <w:t>Analysis NQ1.3: Long COVID vs. No Long COVID, within COVID+</w:t>
            </w:r>
          </w:hyperlink>
        </w:p>
        <w:p w14:paraId="00000010" w14:textId="77777777" w:rsidR="007C5FF3" w:rsidRDefault="00C964C5">
          <w:pPr>
            <w:widowControl w:val="0"/>
            <w:spacing w:before="60" w:line="240" w:lineRule="auto"/>
            <w:ind w:left="720"/>
            <w:rPr>
              <w:color w:val="1155CC"/>
              <w:u w:val="single"/>
            </w:rPr>
          </w:pPr>
          <w:hyperlink w:anchor="_heading=h.3rdcrjn">
            <w:r>
              <w:rPr>
                <w:color w:val="1155CC"/>
                <w:sz w:val="20"/>
                <w:szCs w:val="20"/>
                <w:u w:val="single"/>
              </w:rPr>
              <w:t>Analysis NQ2.3: Long COVID vs. Population Control</w:t>
            </w:r>
          </w:hyperlink>
        </w:p>
        <w:p w14:paraId="00000011" w14:textId="77777777" w:rsidR="007C5FF3" w:rsidRDefault="00C964C5">
          <w:pPr>
            <w:widowControl w:val="0"/>
            <w:spacing w:before="60" w:line="240" w:lineRule="auto"/>
            <w:ind w:left="360"/>
            <w:rPr>
              <w:color w:val="1155CC"/>
              <w:u w:val="single"/>
            </w:rPr>
          </w:pPr>
          <w:hyperlink w:anchor="_heading=h.26in1rg">
            <w:r>
              <w:rPr>
                <w:b/>
                <w:color w:val="1155CC"/>
                <w:sz w:val="20"/>
                <w:szCs w:val="20"/>
                <w:u w:val="single"/>
              </w:rPr>
              <w:t>Wide Electronic Health Record (EHR)-based Phenotypes (WE)</w:t>
            </w:r>
          </w:hyperlink>
        </w:p>
        <w:p w14:paraId="00000012" w14:textId="77777777" w:rsidR="007C5FF3" w:rsidRDefault="00C964C5">
          <w:pPr>
            <w:widowControl w:val="0"/>
            <w:spacing w:before="60" w:line="240" w:lineRule="auto"/>
            <w:ind w:left="720"/>
            <w:rPr>
              <w:color w:val="1155CC"/>
              <w:u w:val="single"/>
            </w:rPr>
          </w:pPr>
          <w:hyperlink w:anchor="_heading=h.lnxbz9">
            <w:r>
              <w:rPr>
                <w:b/>
                <w:color w:val="1155CC"/>
                <w:sz w:val="20"/>
                <w:szCs w:val="20"/>
                <w:u w:val="single"/>
              </w:rPr>
              <w:t>Analysis WE1.3: Long COVID vs. No Long COVID, within COVID+</w:t>
            </w:r>
          </w:hyperlink>
        </w:p>
        <w:p w14:paraId="00000013" w14:textId="77777777" w:rsidR="007C5FF3" w:rsidRDefault="00C964C5">
          <w:pPr>
            <w:widowControl w:val="0"/>
            <w:spacing w:before="60" w:line="240" w:lineRule="auto"/>
            <w:ind w:left="720"/>
            <w:rPr>
              <w:color w:val="1155CC"/>
              <w:u w:val="single"/>
            </w:rPr>
          </w:pPr>
          <w:hyperlink w:anchor="_heading=h.35nkun2">
            <w:r>
              <w:rPr>
                <w:b/>
                <w:color w:val="1155CC"/>
                <w:sz w:val="20"/>
                <w:szCs w:val="20"/>
                <w:u w:val="single"/>
              </w:rPr>
              <w:t>Analysis WE2.3: Long COVID vs. Population Control</w:t>
            </w:r>
          </w:hyperlink>
        </w:p>
        <w:p w14:paraId="00000014" w14:textId="77777777" w:rsidR="007C5FF3" w:rsidRDefault="00C964C5">
          <w:pPr>
            <w:widowControl w:val="0"/>
            <w:spacing w:before="60" w:line="240" w:lineRule="auto"/>
            <w:ind w:left="360"/>
            <w:rPr>
              <w:color w:val="1155CC"/>
              <w:u w:val="single"/>
            </w:rPr>
          </w:pPr>
          <w:hyperlink w:anchor="_heading=h.1ksv4uv">
            <w:r>
              <w:rPr>
                <w:b/>
                <w:color w:val="1155CC"/>
                <w:sz w:val="20"/>
                <w:szCs w:val="20"/>
                <w:u w:val="single"/>
              </w:rPr>
              <w:t>Narrow Electronic Health Record (EHR)-based Phenotypes (NE)</w:t>
            </w:r>
          </w:hyperlink>
        </w:p>
        <w:p w14:paraId="00000015" w14:textId="77777777" w:rsidR="007C5FF3" w:rsidRDefault="00C964C5">
          <w:pPr>
            <w:widowControl w:val="0"/>
            <w:spacing w:before="60" w:line="240" w:lineRule="auto"/>
            <w:ind w:left="720"/>
            <w:rPr>
              <w:color w:val="1155CC"/>
              <w:u w:val="single"/>
            </w:rPr>
          </w:pPr>
          <w:hyperlink w:anchor="_heading=h.44sinio">
            <w:r>
              <w:rPr>
                <w:b/>
                <w:color w:val="1155CC"/>
                <w:sz w:val="20"/>
                <w:szCs w:val="20"/>
                <w:u w:val="single"/>
              </w:rPr>
              <w:t>Analysis NE1.3: Long COVID vs. No Long COVID, within COVID+</w:t>
            </w:r>
          </w:hyperlink>
        </w:p>
        <w:p w14:paraId="00000016" w14:textId="77777777" w:rsidR="007C5FF3" w:rsidRDefault="00C964C5">
          <w:pPr>
            <w:widowControl w:val="0"/>
            <w:spacing w:before="60" w:line="240" w:lineRule="auto"/>
            <w:ind w:left="720"/>
            <w:rPr>
              <w:color w:val="1155CC"/>
              <w:u w:val="single"/>
            </w:rPr>
          </w:pPr>
          <w:hyperlink w:anchor="_heading=h.2jxsxqh">
            <w:r>
              <w:rPr>
                <w:b/>
                <w:color w:val="1155CC"/>
                <w:sz w:val="20"/>
                <w:szCs w:val="20"/>
                <w:u w:val="single"/>
              </w:rPr>
              <w:t>Analysis NE2.3: Long COVID vs. Population Control</w:t>
            </w:r>
          </w:hyperlink>
        </w:p>
        <w:p w14:paraId="00000017" w14:textId="77777777" w:rsidR="007C5FF3" w:rsidRDefault="00C964C5">
          <w:pPr>
            <w:widowControl w:val="0"/>
            <w:spacing w:before="60" w:line="240" w:lineRule="auto"/>
            <w:ind w:left="360"/>
            <w:rPr>
              <w:color w:val="1155CC"/>
              <w:u w:val="single"/>
            </w:rPr>
          </w:pPr>
          <w:hyperlink w:anchor="_heading=h.z337ya">
            <w:r>
              <w:rPr>
                <w:b/>
                <w:color w:val="1155CC"/>
                <w:sz w:val="20"/>
                <w:szCs w:val="20"/>
                <w:u w:val="single"/>
              </w:rPr>
              <w:t>COVID-19 diagnoses</w:t>
            </w:r>
          </w:hyperlink>
        </w:p>
        <w:p w14:paraId="00000018" w14:textId="77777777" w:rsidR="007C5FF3" w:rsidRDefault="00C964C5">
          <w:pPr>
            <w:widowControl w:val="0"/>
            <w:spacing w:before="60" w:line="240" w:lineRule="auto"/>
            <w:ind w:left="720"/>
            <w:rPr>
              <w:color w:val="1155CC"/>
              <w:u w:val="single"/>
            </w:rPr>
          </w:pPr>
          <w:hyperlink w:anchor="_heading=h.3j2qqm3">
            <w:r>
              <w:rPr>
                <w:color w:val="1155CC"/>
                <w:sz w:val="20"/>
                <w:szCs w:val="20"/>
                <w:u w:val="single"/>
              </w:rPr>
              <w:t>Questionnaire</w:t>
            </w:r>
          </w:hyperlink>
        </w:p>
        <w:p w14:paraId="00000019" w14:textId="77777777" w:rsidR="007C5FF3" w:rsidRDefault="00C964C5">
          <w:pPr>
            <w:widowControl w:val="0"/>
            <w:spacing w:before="60" w:line="240" w:lineRule="auto"/>
            <w:ind w:left="720"/>
            <w:rPr>
              <w:color w:val="1155CC"/>
              <w:u w:val="single"/>
            </w:rPr>
          </w:pPr>
          <w:hyperlink w:anchor="_heading=h.1y810tw">
            <w:r>
              <w:rPr>
                <w:color w:val="1155CC"/>
                <w:sz w:val="20"/>
                <w:szCs w:val="20"/>
                <w:u w:val="single"/>
              </w:rPr>
              <w:t>EHR</w:t>
            </w:r>
          </w:hyperlink>
        </w:p>
        <w:p w14:paraId="0000001A" w14:textId="77777777" w:rsidR="007C5FF3" w:rsidRDefault="00C964C5">
          <w:pPr>
            <w:widowControl w:val="0"/>
            <w:spacing w:before="60" w:line="240" w:lineRule="auto"/>
            <w:ind w:left="360"/>
            <w:rPr>
              <w:color w:val="1155CC"/>
              <w:u w:val="single"/>
            </w:rPr>
          </w:pPr>
          <w:hyperlink w:anchor="_heading=h.4i7ojhp">
            <w:r>
              <w:rPr>
                <w:b/>
                <w:color w:val="1155CC"/>
                <w:sz w:val="20"/>
                <w:szCs w:val="20"/>
                <w:u w:val="single"/>
              </w:rPr>
              <w:t>Long COVID diagnoses</w:t>
            </w:r>
          </w:hyperlink>
        </w:p>
        <w:p w14:paraId="0000001B" w14:textId="77777777" w:rsidR="007C5FF3" w:rsidRDefault="00C964C5">
          <w:pPr>
            <w:widowControl w:val="0"/>
            <w:spacing w:before="60" w:line="240" w:lineRule="auto"/>
            <w:ind w:left="720"/>
            <w:rPr>
              <w:color w:val="1155CC"/>
              <w:u w:val="single"/>
            </w:rPr>
          </w:pPr>
          <w:hyperlink w:anchor="_heading=h.2xcytpi">
            <w:r>
              <w:rPr>
                <w:b/>
                <w:color w:val="1155CC"/>
                <w:sz w:val="20"/>
                <w:szCs w:val="20"/>
                <w:u w:val="single"/>
              </w:rPr>
              <w:t>Specific diagnosis codes for long COVID</w:t>
            </w:r>
          </w:hyperlink>
        </w:p>
        <w:p w14:paraId="0000001C" w14:textId="77777777" w:rsidR="007C5FF3" w:rsidRDefault="00C964C5">
          <w:pPr>
            <w:widowControl w:val="0"/>
            <w:spacing w:before="60" w:line="240" w:lineRule="auto"/>
            <w:ind w:left="360"/>
            <w:rPr>
              <w:color w:val="1155CC"/>
              <w:u w:val="single"/>
            </w:rPr>
          </w:pPr>
          <w:hyperlink w:anchor="_heading=h.1ci93xb">
            <w:r>
              <w:rPr>
                <w:b/>
                <w:color w:val="1155CC"/>
                <w:sz w:val="20"/>
                <w:szCs w:val="20"/>
                <w:u w:val="single"/>
              </w:rPr>
              <w:t>Long COVID-19 symptoms</w:t>
            </w:r>
          </w:hyperlink>
        </w:p>
        <w:p w14:paraId="0000001D" w14:textId="77777777" w:rsidR="007C5FF3" w:rsidRDefault="00C964C5">
          <w:pPr>
            <w:widowControl w:val="0"/>
            <w:spacing w:before="60" w:line="240" w:lineRule="auto"/>
            <w:ind w:left="720"/>
            <w:rPr>
              <w:color w:val="1155CC"/>
              <w:u w:val="single"/>
            </w:rPr>
          </w:pPr>
          <w:hyperlink w:anchor="_heading=h.3whwml4">
            <w:r>
              <w:rPr>
                <w:color w:val="1155CC"/>
                <w:sz w:val="20"/>
                <w:szCs w:val="20"/>
                <w:u w:val="single"/>
              </w:rPr>
              <w:t>Questionnaire</w:t>
            </w:r>
          </w:hyperlink>
        </w:p>
        <w:p w14:paraId="0000001E" w14:textId="77777777" w:rsidR="007C5FF3" w:rsidRDefault="00C964C5">
          <w:pPr>
            <w:widowControl w:val="0"/>
            <w:spacing w:before="60" w:line="240" w:lineRule="auto"/>
            <w:ind w:left="720"/>
            <w:rPr>
              <w:color w:val="1155CC"/>
              <w:u w:val="single"/>
            </w:rPr>
          </w:pPr>
          <w:hyperlink w:anchor="_heading=h.2bn6wsx">
            <w:r>
              <w:rPr>
                <w:color w:val="1155CC"/>
                <w:sz w:val="18"/>
                <w:szCs w:val="18"/>
                <w:u w:val="single"/>
              </w:rPr>
              <w:t>EHR</w:t>
            </w:r>
          </w:hyperlink>
        </w:p>
        <w:p w14:paraId="0000001F" w14:textId="77777777" w:rsidR="007C5FF3" w:rsidRDefault="00C964C5">
          <w:pPr>
            <w:widowControl w:val="0"/>
            <w:spacing w:before="60" w:line="240" w:lineRule="auto"/>
            <w:ind w:left="360"/>
            <w:rPr>
              <w:color w:val="1155CC"/>
              <w:u w:val="single"/>
            </w:rPr>
          </w:pPr>
          <w:hyperlink w:anchor="_heading=h.qsh70q">
            <w:r>
              <w:rPr>
                <w:b/>
                <w:color w:val="1155CC"/>
                <w:sz w:val="20"/>
                <w:szCs w:val="20"/>
                <w:u w:val="single"/>
              </w:rPr>
              <w:t>Pre-existing symptoms</w:t>
            </w:r>
          </w:hyperlink>
        </w:p>
        <w:p w14:paraId="00000020" w14:textId="77777777" w:rsidR="007C5FF3" w:rsidRDefault="00C964C5">
          <w:pPr>
            <w:widowControl w:val="0"/>
            <w:spacing w:before="60" w:line="240" w:lineRule="auto"/>
            <w:ind w:left="360"/>
            <w:rPr>
              <w:color w:val="1155CC"/>
              <w:u w:val="single"/>
            </w:rPr>
          </w:pPr>
          <w:hyperlink w:anchor="_heading=h.xqp0jiah8qt">
            <w:r>
              <w:rPr>
                <w:b/>
                <w:color w:val="1155CC"/>
                <w:sz w:val="20"/>
                <w:szCs w:val="20"/>
                <w:u w:val="single"/>
              </w:rPr>
              <w:t>Data from various timepoints</w:t>
            </w:r>
          </w:hyperlink>
        </w:p>
        <w:p w14:paraId="00000021" w14:textId="77777777" w:rsidR="007C5FF3" w:rsidRDefault="00C964C5">
          <w:pPr>
            <w:widowControl w:val="0"/>
            <w:spacing w:before="60" w:line="240" w:lineRule="auto"/>
            <w:ind w:left="360"/>
            <w:rPr>
              <w:color w:val="1155CC"/>
              <w:u w:val="single"/>
            </w:rPr>
          </w:pPr>
          <w:hyperlink w:anchor="_heading=h.awx3ztdlqz5u">
            <w:r>
              <w:rPr>
                <w:color w:val="1155CC"/>
                <w:u w:val="single"/>
              </w:rPr>
              <w:t>Concerning patients who died during follow-up</w:t>
            </w:r>
          </w:hyperlink>
        </w:p>
        <w:p w14:paraId="00000022" w14:textId="77777777" w:rsidR="007C5FF3" w:rsidRDefault="00C964C5">
          <w:pPr>
            <w:widowControl w:val="0"/>
            <w:spacing w:before="60" w:line="240" w:lineRule="auto"/>
            <w:ind w:left="360"/>
            <w:rPr>
              <w:color w:val="1155CC"/>
              <w:u w:val="single"/>
            </w:rPr>
          </w:pPr>
          <w:hyperlink w:anchor="_heading=h.omov32ms0g1o">
            <w:r>
              <w:rPr>
                <w:b/>
                <w:color w:val="1155CC"/>
                <w:sz w:val="20"/>
                <w:szCs w:val="20"/>
                <w:u w:val="single"/>
              </w:rPr>
              <w:t>New phenotype definitions for symptom clusters</w:t>
            </w:r>
          </w:hyperlink>
          <w:r>
            <w:fldChar w:fldCharType="end"/>
          </w:r>
        </w:p>
      </w:sdtContent>
    </w:sdt>
    <w:p w14:paraId="00000023" w14:textId="77777777" w:rsidR="007C5FF3" w:rsidRDefault="007C5FF3">
      <w:pPr>
        <w:spacing w:after="320" w:line="240" w:lineRule="auto"/>
        <w:jc w:val="center"/>
        <w:rPr>
          <w:color w:val="666666"/>
          <w:sz w:val="30"/>
          <w:szCs w:val="30"/>
        </w:rPr>
      </w:pPr>
    </w:p>
    <w:p w14:paraId="00000024" w14:textId="77777777" w:rsidR="007C5FF3" w:rsidRDefault="00C964C5">
      <w:pPr>
        <w:spacing w:line="240" w:lineRule="auto"/>
      </w:pPr>
      <w:r>
        <w:br w:type="page"/>
      </w:r>
    </w:p>
    <w:bookmarkStart w:id="0" w:name="_heading=h.gjdgxs" w:colFirst="0" w:colLast="0"/>
    <w:bookmarkEnd w:id="0"/>
    <w:p w14:paraId="00000025" w14:textId="77777777" w:rsidR="007C5FF3" w:rsidRDefault="00C964C5">
      <w:pPr>
        <w:pStyle w:val="Heading1"/>
        <w:spacing w:line="240" w:lineRule="auto"/>
      </w:pPr>
      <w:sdt>
        <w:sdtPr>
          <w:tag w:val="goog_rdk_0"/>
          <w:id w:val="-656845684"/>
        </w:sdtPr>
        <w:sdtEndPr/>
        <w:sdtContent/>
      </w:sdt>
      <w:r>
        <w:t>Working group</w:t>
      </w:r>
    </w:p>
    <w:p w14:paraId="00000026" w14:textId="77777777" w:rsidR="007C5FF3" w:rsidRDefault="00C964C5">
      <w:pPr>
        <w:spacing w:line="240" w:lineRule="auto"/>
      </w:pPr>
      <w:r>
        <w:t>(in alphabetical order)</w:t>
      </w:r>
    </w:p>
    <w:p w14:paraId="00000027" w14:textId="77777777" w:rsidR="007C5FF3" w:rsidRDefault="007C5FF3">
      <w:pPr>
        <w:spacing w:line="240" w:lineRule="auto"/>
        <w:rPr>
          <w:rFonts w:ascii="Times New Roman" w:eastAsia="Times New Roman" w:hAnsi="Times New Roman" w:cs="Times New Roman"/>
          <w:sz w:val="24"/>
          <w:szCs w:val="24"/>
        </w:rPr>
      </w:pPr>
    </w:p>
    <w:p w14:paraId="00000028" w14:textId="77777777" w:rsidR="007C5FF3" w:rsidRDefault="00C964C5">
      <w:pPr>
        <w:spacing w:line="240" w:lineRule="auto"/>
        <w:rPr>
          <w:rFonts w:ascii="Times New Roman" w:eastAsia="Times New Roman" w:hAnsi="Times New Roman" w:cs="Times New Roman"/>
          <w:sz w:val="24"/>
          <w:szCs w:val="24"/>
        </w:rPr>
      </w:pPr>
      <w:r>
        <w:rPr>
          <w:b/>
        </w:rPr>
        <w:t>Beatriz Cortés, MSc</w:t>
      </w:r>
      <w:r>
        <w:t>: population genetics, bioinformatics</w:t>
      </w:r>
    </w:p>
    <w:p w14:paraId="00000029" w14:textId="77777777" w:rsidR="007C5FF3" w:rsidRDefault="00C964C5">
      <w:pPr>
        <w:spacing w:line="240" w:lineRule="auto"/>
        <w:rPr>
          <w:color w:val="000000"/>
        </w:rPr>
      </w:pPr>
      <w:r>
        <w:rPr>
          <w:b/>
          <w:color w:val="000000"/>
        </w:rPr>
        <w:t xml:space="preserve">Brent Richards, </w:t>
      </w:r>
      <w:r>
        <w:rPr>
          <w:b/>
        </w:rPr>
        <w:t>MD, MSc</w:t>
      </w:r>
      <w:r>
        <w:rPr>
          <w:color w:val="000000"/>
        </w:rPr>
        <w:t>: endocrinology, clinical experience of COVID, genetic epidemiology</w:t>
      </w:r>
    </w:p>
    <w:p w14:paraId="0000002A" w14:textId="77777777" w:rsidR="007C5FF3" w:rsidRDefault="00C964C5">
      <w:pPr>
        <w:spacing w:line="240" w:lineRule="auto"/>
      </w:pPr>
      <w:r>
        <w:rPr>
          <w:b/>
        </w:rPr>
        <w:t xml:space="preserve">Chiara Gabbi, MD, PhD: </w:t>
      </w:r>
      <w:r>
        <w:t>internal medicine physician, clinical/translational scientist</w:t>
      </w:r>
    </w:p>
    <w:p w14:paraId="0000002B" w14:textId="77777777" w:rsidR="007C5FF3" w:rsidRDefault="00C964C5">
      <w:pPr>
        <w:spacing w:line="240" w:lineRule="auto"/>
      </w:pPr>
      <w:r>
        <w:rPr>
          <w:b/>
        </w:rPr>
        <w:t>Dylan Williams</w:t>
      </w:r>
      <w:r>
        <w:t xml:space="preserve">, </w:t>
      </w:r>
      <w:r>
        <w:rPr>
          <w:b/>
        </w:rPr>
        <w:t>PhD</w:t>
      </w:r>
      <w:r>
        <w:t xml:space="preserve">; neuro-epidemiology, gerontology, Mendelian </w:t>
      </w:r>
      <w:proofErr w:type="spellStart"/>
      <w:r>
        <w:t>randomisation</w:t>
      </w:r>
      <w:proofErr w:type="spellEnd"/>
      <w:r>
        <w:t xml:space="preserve"> &amp; gen epi</w:t>
      </w:r>
    </w:p>
    <w:p w14:paraId="0000002C" w14:textId="77777777" w:rsidR="007C5FF3" w:rsidRDefault="00C964C5">
      <w:pPr>
        <w:spacing w:line="240" w:lineRule="auto"/>
        <w:rPr>
          <w:b/>
        </w:rPr>
      </w:pPr>
      <w:r>
        <w:rPr>
          <w:b/>
        </w:rPr>
        <w:t xml:space="preserve">Emma Duncan, </w:t>
      </w:r>
    </w:p>
    <w:p w14:paraId="0000002D" w14:textId="77777777" w:rsidR="007C5FF3" w:rsidRDefault="00C964C5">
      <w:pPr>
        <w:spacing w:line="240" w:lineRule="auto"/>
      </w:pPr>
      <w:r>
        <w:rPr>
          <w:b/>
        </w:rPr>
        <w:t>Guan Wang</w:t>
      </w:r>
      <w:r>
        <w:t xml:space="preserve">, </w:t>
      </w:r>
      <w:r>
        <w:rPr>
          <w:b/>
        </w:rPr>
        <w:t>PhD</w:t>
      </w:r>
      <w:r>
        <w:t>: population genetics, bioinformatics</w:t>
      </w:r>
    </w:p>
    <w:p w14:paraId="0000002E" w14:textId="77777777" w:rsidR="007C5FF3" w:rsidRDefault="00C964C5">
      <w:pPr>
        <w:spacing w:line="240" w:lineRule="auto"/>
        <w:rPr>
          <w:color w:val="000000"/>
        </w:rPr>
      </w:pPr>
      <w:r>
        <w:rPr>
          <w:b/>
          <w:color w:val="000000"/>
        </w:rPr>
        <w:t>Hanna Ollila, PhD</w:t>
      </w:r>
      <w:r>
        <w:rPr>
          <w:color w:val="000000"/>
        </w:rPr>
        <w:t xml:space="preserve">: </w:t>
      </w:r>
      <w:r>
        <w:t>i</w:t>
      </w:r>
      <w:r>
        <w:rPr>
          <w:color w:val="000000"/>
        </w:rPr>
        <w:t>mmune genetics, statistical genetics, sleep disorders</w:t>
      </w:r>
    </w:p>
    <w:p w14:paraId="0000002F" w14:textId="77777777" w:rsidR="007C5FF3" w:rsidRDefault="00C964C5">
      <w:pPr>
        <w:spacing w:line="240" w:lineRule="auto"/>
      </w:pPr>
      <w:r>
        <w:rPr>
          <w:b/>
        </w:rPr>
        <w:t>Louise Wain, PhD</w:t>
      </w:r>
      <w:r>
        <w:t>, genetic epidemiology, respiratory disease, post-</w:t>
      </w:r>
      <w:proofErr w:type="spellStart"/>
      <w:r>
        <w:t>hospitalised</w:t>
      </w:r>
      <w:proofErr w:type="spellEnd"/>
      <w:r>
        <w:t xml:space="preserve"> COVID study co-lead</w:t>
      </w:r>
    </w:p>
    <w:p w14:paraId="00000030" w14:textId="77777777" w:rsidR="007C5FF3" w:rsidRDefault="00C964C5">
      <w:pPr>
        <w:spacing w:line="240" w:lineRule="auto"/>
      </w:pPr>
      <w:r>
        <w:rPr>
          <w:b/>
        </w:rPr>
        <w:t xml:space="preserve">Michael </w:t>
      </w:r>
      <w:proofErr w:type="spellStart"/>
      <w:r>
        <w:rPr>
          <w:b/>
        </w:rPr>
        <w:t>Hultström</w:t>
      </w:r>
      <w:proofErr w:type="spellEnd"/>
      <w:r>
        <w:rPr>
          <w:b/>
        </w:rPr>
        <w:t xml:space="preserve">, MD, PhD, </w:t>
      </w:r>
      <w:r>
        <w:t>critical care, genomics, clinical experience of COVID</w:t>
      </w:r>
    </w:p>
    <w:p w14:paraId="00000031" w14:textId="77777777" w:rsidR="007C5FF3" w:rsidRDefault="00C964C5">
      <w:pPr>
        <w:spacing w:line="240" w:lineRule="auto"/>
      </w:pPr>
      <w:r>
        <w:rPr>
          <w:b/>
        </w:rPr>
        <w:t xml:space="preserve">Minttu Marttila, PhD: </w:t>
      </w:r>
      <w:r>
        <w:t>muscle disorders, genetics, pathogenetic mechanisms</w:t>
      </w:r>
    </w:p>
    <w:p w14:paraId="00000032" w14:textId="77777777" w:rsidR="007C5FF3" w:rsidRDefault="00C964C5">
      <w:pPr>
        <w:spacing w:line="240" w:lineRule="auto"/>
      </w:pPr>
      <w:r>
        <w:rPr>
          <w:b/>
        </w:rPr>
        <w:t xml:space="preserve">Nasa Sinnott-Armstrong, </w:t>
      </w:r>
      <w:proofErr w:type="spellStart"/>
      <w:r>
        <w:rPr>
          <w:b/>
        </w:rPr>
        <w:t>ScM</w:t>
      </w:r>
      <w:proofErr w:type="spellEnd"/>
      <w:r>
        <w:t>: statistical genetics, cardiometabolic &amp; pulmonary disease, gene-environment interactions</w:t>
      </w:r>
    </w:p>
    <w:p w14:paraId="00000033" w14:textId="77777777" w:rsidR="007C5FF3" w:rsidRDefault="00C964C5">
      <w:pPr>
        <w:spacing w:line="240" w:lineRule="auto"/>
        <w:rPr>
          <w:b/>
        </w:rPr>
      </w:pPr>
      <w:r>
        <w:rPr>
          <w:b/>
        </w:rPr>
        <w:t xml:space="preserve">Alessandra </w:t>
      </w:r>
      <w:proofErr w:type="spellStart"/>
      <w:r>
        <w:rPr>
          <w:b/>
        </w:rPr>
        <w:t>Renieri</w:t>
      </w:r>
      <w:proofErr w:type="spellEnd"/>
      <w:r>
        <w:rPr>
          <w:b/>
        </w:rPr>
        <w:t>, MD PhD</w:t>
      </w:r>
    </w:p>
    <w:p w14:paraId="00000034" w14:textId="77777777" w:rsidR="007C5FF3" w:rsidRDefault="00C964C5">
      <w:pPr>
        <w:spacing w:line="240" w:lineRule="auto"/>
      </w:pPr>
      <w:r>
        <w:t>Clinical and Molecular Geneticist</w:t>
      </w:r>
    </w:p>
    <w:p w14:paraId="00000035" w14:textId="77777777" w:rsidR="007C5FF3" w:rsidRDefault="00C964C5">
      <w:pPr>
        <w:spacing w:line="240" w:lineRule="auto"/>
        <w:rPr>
          <w:rFonts w:ascii="Times New Roman" w:eastAsia="Times New Roman" w:hAnsi="Times New Roman" w:cs="Times New Roman"/>
          <w:sz w:val="24"/>
          <w:szCs w:val="24"/>
        </w:rPr>
      </w:pPr>
      <w:r>
        <w:rPr>
          <w:b/>
          <w:color w:val="000000"/>
        </w:rPr>
        <w:t>Samuel Jones, PhD</w:t>
      </w:r>
      <w:r>
        <w:rPr>
          <w:color w:val="000000"/>
        </w:rPr>
        <w:t>: statistical genetics, genetic epidemiolo</w:t>
      </w:r>
      <w:r>
        <w:t>gy</w:t>
      </w:r>
      <w:r>
        <w:rPr>
          <w:color w:val="000000"/>
        </w:rPr>
        <w:t>, sleep and circadian genetics</w:t>
      </w:r>
    </w:p>
    <w:p w14:paraId="00000036" w14:textId="77777777" w:rsidR="007C5FF3" w:rsidRDefault="00C964C5">
      <w:pPr>
        <w:spacing w:line="240" w:lineRule="auto"/>
        <w:rPr>
          <w:rFonts w:ascii="Times New Roman" w:eastAsia="Times New Roman" w:hAnsi="Times New Roman" w:cs="Times New Roman"/>
          <w:sz w:val="24"/>
          <w:szCs w:val="24"/>
        </w:rPr>
      </w:pPr>
      <w:r>
        <w:rPr>
          <w:b/>
          <w:color w:val="000000"/>
        </w:rPr>
        <w:t>Tomoko Nakanishi, MD:</w:t>
      </w:r>
      <w:r>
        <w:rPr>
          <w:color w:val="000000"/>
        </w:rPr>
        <w:t xml:space="preserve"> respiratory disorders, clinical </w:t>
      </w:r>
      <w:r>
        <w:t>expertise, human genetics</w:t>
      </w:r>
    </w:p>
    <w:p w14:paraId="00000037" w14:textId="77777777" w:rsidR="007C5FF3" w:rsidRDefault="00C964C5">
      <w:pPr>
        <w:spacing w:line="240" w:lineRule="auto"/>
      </w:pPr>
      <w:r>
        <w:rPr>
          <w:b/>
          <w:color w:val="000000"/>
        </w:rPr>
        <w:t>Vilma Lammi, PhD</w:t>
      </w:r>
      <w:r>
        <w:rPr>
          <w:color w:val="000000"/>
        </w:rPr>
        <w:t xml:space="preserve">: sleep disorders, </w:t>
      </w:r>
      <w:r>
        <w:t xml:space="preserve">human genetics, </w:t>
      </w:r>
      <w:r>
        <w:rPr>
          <w:color w:val="000000"/>
        </w:rPr>
        <w:t>coordinating the L</w:t>
      </w:r>
      <w:r>
        <w:t>ong COVID-19 Host Genetics Initiative collaboration</w:t>
      </w:r>
    </w:p>
    <w:p w14:paraId="00000038" w14:textId="77777777" w:rsidR="007C5FF3" w:rsidRDefault="00C964C5">
      <w:pPr>
        <w:pStyle w:val="Heading1"/>
        <w:spacing w:after="240" w:line="240" w:lineRule="auto"/>
      </w:pPr>
      <w:bookmarkStart w:id="1" w:name="_heading=h.30j0zll" w:colFirst="0" w:colLast="0"/>
      <w:bookmarkEnd w:id="1"/>
      <w:r>
        <w:t>Study Rationale</w:t>
      </w:r>
    </w:p>
    <w:p w14:paraId="00000039" w14:textId="77777777" w:rsidR="007C5FF3" w:rsidRDefault="00C964C5">
      <w:pPr>
        <w:spacing w:line="240" w:lineRule="auto"/>
        <w:jc w:val="both"/>
        <w:rPr>
          <w:color w:val="1D1C1D"/>
          <w:highlight w:val="white"/>
        </w:rPr>
      </w:pPr>
      <w:r>
        <w:rPr>
          <w:color w:val="1D1C1D"/>
          <w:highlight w:val="white"/>
        </w:rPr>
        <w:t xml:space="preserve">COVID-19 continues to place a huge burden on healthcare systems worldwide. It is becoming apparent that a significant proportion of COVID-19 patients report ongoing symptoms long after the SARS-CoV-2 virus is no longer detectable in the </w:t>
      </w:r>
      <w:proofErr w:type="spellStart"/>
      <w:r>
        <w:rPr>
          <w:color w:val="1D1C1D"/>
          <w:highlight w:val="white"/>
        </w:rPr>
        <w:t>naso-pharingeal</w:t>
      </w:r>
      <w:proofErr w:type="spellEnd"/>
      <w:r>
        <w:rPr>
          <w:color w:val="1D1C1D"/>
          <w:highlight w:val="white"/>
        </w:rPr>
        <w:t xml:space="preserve"> district. It is currently unknown why these individuals develop post-viral symptoms, although this phenomenon is not unique to SARS-CoV-2; and data on these individuals will help elucidate the mechanisms of so-called “Long COVID”. </w:t>
      </w:r>
    </w:p>
    <w:p w14:paraId="0000003A" w14:textId="77777777" w:rsidR="007C5FF3" w:rsidRDefault="007C5FF3">
      <w:pPr>
        <w:spacing w:line="240" w:lineRule="auto"/>
        <w:jc w:val="both"/>
        <w:rPr>
          <w:color w:val="1D1C1D"/>
          <w:highlight w:val="white"/>
        </w:rPr>
      </w:pPr>
    </w:p>
    <w:p w14:paraId="0000003B" w14:textId="77777777" w:rsidR="007C5FF3" w:rsidRDefault="00C964C5">
      <w:pPr>
        <w:spacing w:line="240" w:lineRule="auto"/>
        <w:jc w:val="both"/>
        <w:rPr>
          <w:rFonts w:ascii="Times New Roman" w:eastAsia="Times New Roman" w:hAnsi="Times New Roman" w:cs="Times New Roman"/>
          <w:sz w:val="24"/>
          <w:szCs w:val="24"/>
        </w:rPr>
      </w:pPr>
      <w:r>
        <w:rPr>
          <w:color w:val="1D1C1D"/>
          <w:highlight w:val="white"/>
        </w:rPr>
        <w:t xml:space="preserve">Through large-scale meta-analyses involving over a hundred studies, the COVID-19 Human Genetics Initiative (HGI) identified genetic variants associated with both COVID-19 susceptibility and severity. We propose to extend this effort </w:t>
      </w:r>
      <w:proofErr w:type="gramStart"/>
      <w:r>
        <w:rPr>
          <w:color w:val="1D1C1D"/>
          <w:highlight w:val="white"/>
        </w:rPr>
        <w:t>in an attempt to</w:t>
      </w:r>
      <w:proofErr w:type="gramEnd"/>
      <w:r>
        <w:rPr>
          <w:color w:val="1D1C1D"/>
          <w:highlight w:val="white"/>
        </w:rPr>
        <w:t xml:space="preserve"> understand the biology of Long COVID and the factors influencing risk of developing this condition. As with the original HGI effort, analyses will be simple and scalable. Initially, we will focus on simple definitions and aim to </w:t>
      </w:r>
      <w:proofErr w:type="spellStart"/>
      <w:r>
        <w:rPr>
          <w:color w:val="1D1C1D"/>
          <w:highlight w:val="white"/>
        </w:rPr>
        <w:t>maximise</w:t>
      </w:r>
      <w:proofErr w:type="spellEnd"/>
      <w:r>
        <w:rPr>
          <w:color w:val="1D1C1D"/>
          <w:highlight w:val="white"/>
        </w:rPr>
        <w:t xml:space="preserve"> statistical power. As time goes on and more data </w:t>
      </w:r>
      <w:proofErr w:type="gramStart"/>
      <w:r>
        <w:rPr>
          <w:color w:val="1D1C1D"/>
          <w:highlight w:val="white"/>
        </w:rPr>
        <w:t>are</w:t>
      </w:r>
      <w:proofErr w:type="gramEnd"/>
      <w:r>
        <w:rPr>
          <w:color w:val="1D1C1D"/>
          <w:highlight w:val="white"/>
        </w:rPr>
        <w:t xml:space="preserve"> collected, additional and more specific Long COVID phenotypes will be defined.</w:t>
      </w:r>
    </w:p>
    <w:p w14:paraId="0000003C" w14:textId="77777777" w:rsidR="007C5FF3" w:rsidRDefault="00C964C5">
      <w:pPr>
        <w:pStyle w:val="Heading1"/>
        <w:spacing w:line="240" w:lineRule="auto"/>
      </w:pPr>
      <w:bookmarkStart w:id="2" w:name="_heading=h.1fob9te" w:colFirst="0" w:colLast="0"/>
      <w:bookmarkEnd w:id="2"/>
      <w:r>
        <w:t>Phenotype Inclusivity</w:t>
      </w:r>
    </w:p>
    <w:p w14:paraId="0000003D" w14:textId="77777777" w:rsidR="007C5FF3" w:rsidRDefault="00C964C5">
      <w:pPr>
        <w:spacing w:line="240" w:lineRule="auto"/>
        <w:jc w:val="both"/>
        <w:rPr>
          <w:rFonts w:ascii="Times New Roman" w:eastAsia="Times New Roman" w:hAnsi="Times New Roman" w:cs="Times New Roman"/>
          <w:sz w:val="24"/>
          <w:szCs w:val="24"/>
        </w:rPr>
      </w:pPr>
      <w:r>
        <w:rPr>
          <w:color w:val="000000"/>
        </w:rPr>
        <w:t xml:space="preserve">Long COVID is very difficult to define (and thus diagnose), partly because of the subjective nature of many </w:t>
      </w:r>
      <w:sdt>
        <w:sdtPr>
          <w:tag w:val="goog_rdk_1"/>
          <w:id w:val="-351343389"/>
        </w:sdtPr>
        <w:sdtEndPr/>
        <w:sdtContent/>
      </w:sdt>
      <w:r>
        <w:rPr>
          <w:color w:val="000000"/>
        </w:rPr>
        <w:t>symptoms</w:t>
      </w:r>
      <w:r>
        <w:rPr>
          <w:color w:val="000000"/>
        </w:rPr>
        <w:t xml:space="preserve">. Many </w:t>
      </w:r>
      <w:r>
        <w:t xml:space="preserve">affected individuals </w:t>
      </w:r>
      <w:r>
        <w:rPr>
          <w:color w:val="000000"/>
        </w:rPr>
        <w:t>are also missing the “official” COVID-19 diagnosis records required to be included as a long COVID patient. Given that these individuals are a key source of data and that we rely on ongoing support of Long COVID support groups, we should aim to include such individuals in the broader definitions of questionnaire-based phenotypes.</w:t>
      </w:r>
    </w:p>
    <w:p w14:paraId="0000003E" w14:textId="77777777" w:rsidR="007C5FF3" w:rsidRDefault="00C964C5">
      <w:pPr>
        <w:pStyle w:val="Heading1"/>
        <w:spacing w:line="240" w:lineRule="auto"/>
      </w:pPr>
      <w:bookmarkStart w:id="3" w:name="_heading=h.3znysh7" w:colFirst="0" w:colLast="0"/>
      <w:bookmarkEnd w:id="3"/>
      <w:r>
        <w:lastRenderedPageBreak/>
        <w:t>Phenotype Notation</w:t>
      </w:r>
    </w:p>
    <w:p w14:paraId="0000003F" w14:textId="77777777" w:rsidR="007C5FF3" w:rsidRDefault="00C964C5">
      <w:pPr>
        <w:spacing w:line="240" w:lineRule="auto"/>
        <w:jc w:val="both"/>
        <w:rPr>
          <w:rFonts w:ascii="Times New Roman" w:eastAsia="Times New Roman" w:hAnsi="Times New Roman" w:cs="Times New Roman"/>
          <w:sz w:val="24"/>
          <w:szCs w:val="24"/>
        </w:rPr>
      </w:pPr>
      <w:r>
        <w:rPr>
          <w:color w:val="000000"/>
        </w:rPr>
        <w:t xml:space="preserve">Each phenotype will be assigned a letter and numbers so that they can be distinguished from one another. To avoid ambiguity, we propose that </w:t>
      </w:r>
      <w:sdt>
        <w:sdtPr>
          <w:tag w:val="goog_rdk_2"/>
          <w:id w:val="-1380316303"/>
        </w:sdtPr>
        <w:sdtEndPr/>
        <w:sdtContent/>
      </w:sdt>
      <w:r>
        <w:rPr>
          <w:color w:val="000000"/>
        </w:rPr>
        <w:t>phenotypes</w:t>
      </w:r>
      <w:r>
        <w:rPr>
          <w:color w:val="000000"/>
        </w:rPr>
        <w:t xml:space="preserve"> are assigned a letter based on whether they are based on questionnaire</w:t>
      </w:r>
      <w:r>
        <w:t>s</w:t>
      </w:r>
      <w:r>
        <w:rPr>
          <w:color w:val="000000"/>
        </w:rPr>
        <w:t xml:space="preserve"> (Q) or Electronic </w:t>
      </w:r>
      <w:r>
        <w:t>Health Records,</w:t>
      </w:r>
      <w:r>
        <w:rPr>
          <w:color w:val="000000"/>
        </w:rPr>
        <w:t xml:space="preserve"> EHR (E). Additional letters may be assigned later, for example in the case of hybrid questionnaire-EHR phenotypes (e.g. H). </w:t>
      </w:r>
      <w:r>
        <w:rPr>
          <w:color w:val="000000"/>
        </w:rPr>
        <w:br/>
      </w:r>
      <w:r>
        <w:t xml:space="preserve">Phenotypes with </w:t>
      </w:r>
      <w:proofErr w:type="gramStart"/>
      <w:r>
        <w:t>more narrow</w:t>
      </w:r>
      <w:proofErr w:type="gramEnd"/>
      <w:r>
        <w:t xml:space="preserve"> (strict) inclusion criteria will be marked with N, and wider ones allowing e.g. for self-report COVID-19 infection with W.</w:t>
      </w:r>
    </w:p>
    <w:p w14:paraId="00000040" w14:textId="77777777" w:rsidR="007C5FF3" w:rsidRDefault="007C5FF3">
      <w:pPr>
        <w:spacing w:line="240" w:lineRule="auto"/>
        <w:rPr>
          <w:rFonts w:ascii="Times New Roman" w:eastAsia="Times New Roman" w:hAnsi="Times New Roman" w:cs="Times New Roman"/>
          <w:sz w:val="24"/>
          <w:szCs w:val="24"/>
        </w:rPr>
      </w:pPr>
    </w:p>
    <w:p w14:paraId="00000041" w14:textId="77777777" w:rsidR="007C5FF3" w:rsidRDefault="00C964C5">
      <w:pPr>
        <w:keepLines/>
        <w:spacing w:line="240" w:lineRule="auto"/>
        <w:rPr>
          <w:rFonts w:ascii="Times New Roman" w:eastAsia="Times New Roman" w:hAnsi="Times New Roman" w:cs="Times New Roman"/>
          <w:sz w:val="24"/>
          <w:szCs w:val="24"/>
        </w:rPr>
      </w:pPr>
      <w:r>
        <w:rPr>
          <w:color w:val="000000"/>
        </w:rPr>
        <w:t xml:space="preserve">The analysis will then be given a number (1 or 2) which corresponds to the study design </w:t>
      </w:r>
      <w:r>
        <w:t>(</w:t>
      </w:r>
      <w:r>
        <w:rPr>
          <w:color w:val="000000"/>
        </w:rPr>
        <w:t>practi</w:t>
      </w:r>
      <w:r>
        <w:t>cally the definition of control individuals used, see Figure 1)</w:t>
      </w:r>
      <w:r>
        <w:rPr>
          <w:color w:val="000000"/>
        </w:rPr>
        <w:t xml:space="preserve">. </w:t>
      </w:r>
    </w:p>
    <w:p w14:paraId="00000042" w14:textId="77777777" w:rsidR="007C5FF3" w:rsidRDefault="00C964C5">
      <w:pPr>
        <w:numPr>
          <w:ilvl w:val="0"/>
          <w:numId w:val="8"/>
        </w:numPr>
      </w:pPr>
      <w:r>
        <w:t>Cases: Long COVID; Controls: Had COVID-19 but not long COVID (=recovered from COVID).</w:t>
      </w:r>
    </w:p>
    <w:p w14:paraId="00000043" w14:textId="77777777" w:rsidR="007C5FF3" w:rsidRDefault="00C964C5">
      <w:pPr>
        <w:keepLines/>
        <w:numPr>
          <w:ilvl w:val="0"/>
          <w:numId w:val="8"/>
        </w:numPr>
        <w:spacing w:line="240" w:lineRule="auto"/>
        <w:rPr>
          <w:color w:val="000000"/>
        </w:rPr>
      </w:pPr>
      <w:r>
        <w:rPr>
          <w:color w:val="000000"/>
        </w:rPr>
        <w:t>Cases: Long COVID; Controls: No long COVID = Population control = Everyone not a case.</w:t>
      </w:r>
    </w:p>
    <w:p w14:paraId="00000044" w14:textId="77777777" w:rsidR="007C5FF3" w:rsidRDefault="007C5FF3">
      <w:pPr>
        <w:spacing w:line="240" w:lineRule="auto"/>
        <w:rPr>
          <w:rFonts w:ascii="Times New Roman" w:eastAsia="Times New Roman" w:hAnsi="Times New Roman" w:cs="Times New Roman"/>
          <w:sz w:val="24"/>
          <w:szCs w:val="24"/>
        </w:rPr>
      </w:pPr>
    </w:p>
    <w:p w14:paraId="00000045" w14:textId="77777777" w:rsidR="007C5FF3" w:rsidRDefault="00C964C5">
      <w:pPr>
        <w:spacing w:line="240" w:lineRule="auto"/>
        <w:ind w:left="357"/>
      </w:pPr>
      <w:r>
        <w:rPr>
          <w:noProof/>
        </w:rPr>
        <w:drawing>
          <wp:inline distT="0" distB="0" distL="0" distR="0">
            <wp:extent cx="2581156" cy="1825153"/>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581156" cy="1825153"/>
                    </a:xfrm>
                    <a:prstGeom prst="rect">
                      <a:avLst/>
                    </a:prstGeom>
                    <a:ln/>
                  </pic:spPr>
                </pic:pic>
              </a:graphicData>
            </a:graphic>
          </wp:inline>
        </w:drawing>
      </w:r>
    </w:p>
    <w:p w14:paraId="00000046" w14:textId="77777777" w:rsidR="007C5FF3" w:rsidRDefault="00C964C5">
      <w:pPr>
        <w:spacing w:line="240" w:lineRule="auto"/>
        <w:rPr>
          <w:sz w:val="20"/>
          <w:szCs w:val="20"/>
        </w:rPr>
      </w:pPr>
      <w:r>
        <w:rPr>
          <w:sz w:val="20"/>
          <w:szCs w:val="20"/>
        </w:rPr>
        <w:t xml:space="preserve">Figure 1. Analyses </w:t>
      </w:r>
      <w:proofErr w:type="gramStart"/>
      <w:r>
        <w:rPr>
          <w:sz w:val="20"/>
          <w:szCs w:val="20"/>
        </w:rPr>
        <w:t>comparing</w:t>
      </w:r>
      <w:proofErr w:type="gramEnd"/>
      <w:r>
        <w:rPr>
          <w:sz w:val="20"/>
          <w:szCs w:val="20"/>
        </w:rPr>
        <w:t xml:space="preserve"> Long COVID cases to either COVID those who have recovered from COVID within 3 months (1), or the population (2). </w:t>
      </w:r>
    </w:p>
    <w:p w14:paraId="00000047" w14:textId="77777777" w:rsidR="007C5FF3" w:rsidRDefault="007C5FF3">
      <w:pPr>
        <w:spacing w:line="240" w:lineRule="auto"/>
        <w:rPr>
          <w:rFonts w:ascii="Times New Roman" w:eastAsia="Times New Roman" w:hAnsi="Times New Roman" w:cs="Times New Roman"/>
          <w:sz w:val="24"/>
          <w:szCs w:val="24"/>
        </w:rPr>
      </w:pPr>
    </w:p>
    <w:p w14:paraId="00000048" w14:textId="77777777" w:rsidR="007C5FF3" w:rsidRDefault="00C964C5">
      <w:pPr>
        <w:spacing w:line="240" w:lineRule="auto"/>
        <w:jc w:val="both"/>
        <w:rPr>
          <w:rFonts w:ascii="Times New Roman" w:eastAsia="Times New Roman" w:hAnsi="Times New Roman" w:cs="Times New Roman"/>
          <w:sz w:val="24"/>
          <w:szCs w:val="24"/>
        </w:rPr>
      </w:pPr>
      <w:r>
        <w:rPr>
          <w:color w:val="000000"/>
        </w:rPr>
        <w:t xml:space="preserve">Finally, as the phenotypes are defined using length of symptoms after infection (default 3 months/12 weeks) and there are plans to investigate over shorter and longer periods, the phenotype label is also given a number indicating this duration in months. The default phenotype will be defined using a </w:t>
      </w:r>
      <w:proofErr w:type="gramStart"/>
      <w:r>
        <w:rPr>
          <w:color w:val="000000"/>
        </w:rPr>
        <w:t>three month</w:t>
      </w:r>
      <w:proofErr w:type="gramEnd"/>
      <w:r>
        <w:rPr>
          <w:color w:val="000000"/>
        </w:rPr>
        <w:t xml:space="preserve"> cut-off, starting from the onset of COVID </w:t>
      </w:r>
      <w:r>
        <w:t>(positive SARS-CoV-2 test result / date of COVID diagnosis / onset of COVID symptoms)</w:t>
      </w:r>
      <w:r>
        <w:rPr>
          <w:color w:val="000000"/>
        </w:rPr>
        <w:t>.</w:t>
      </w:r>
    </w:p>
    <w:p w14:paraId="00000049" w14:textId="77777777" w:rsidR="007C5FF3" w:rsidRDefault="007C5FF3">
      <w:pPr>
        <w:spacing w:line="240" w:lineRule="auto"/>
        <w:rPr>
          <w:rFonts w:ascii="Times New Roman" w:eastAsia="Times New Roman" w:hAnsi="Times New Roman" w:cs="Times New Roman"/>
          <w:sz w:val="24"/>
          <w:szCs w:val="24"/>
        </w:rPr>
      </w:pPr>
    </w:p>
    <w:p w14:paraId="0000004A" w14:textId="77777777" w:rsidR="007C5FF3" w:rsidRDefault="00C964C5">
      <w:pPr>
        <w:spacing w:line="240" w:lineRule="auto"/>
        <w:jc w:val="both"/>
        <w:rPr>
          <w:color w:val="000000"/>
        </w:rPr>
      </w:pPr>
      <w:r>
        <w:rPr>
          <w:color w:val="000000"/>
        </w:rPr>
        <w:t>The phenotype label will take the (</w:t>
      </w:r>
      <w:proofErr w:type="spellStart"/>
      <w:r>
        <w:rPr>
          <w:color w:val="000000"/>
        </w:rPr>
        <w:t>regexp</w:t>
      </w:r>
      <w:proofErr w:type="spellEnd"/>
      <w:r>
        <w:rPr>
          <w:color w:val="000000"/>
        </w:rPr>
        <w:t>) format [</w:t>
      </w:r>
      <w:r>
        <w:t>NW][</w:t>
      </w:r>
      <w:r>
        <w:rPr>
          <w:color w:val="000000"/>
        </w:rPr>
        <w:t>QE][12</w:t>
      </w:r>
      <w:proofErr w:type="gramStart"/>
      <w:r>
        <w:rPr>
          <w:color w:val="000000"/>
        </w:rPr>
        <w:t>].[</w:t>
      </w:r>
      <w:proofErr w:type="gramEnd"/>
      <w:r>
        <w:rPr>
          <w:color w:val="000000"/>
        </w:rPr>
        <w:t>1-9][0-9]*. For example, “</w:t>
      </w:r>
      <w:r>
        <w:t>W</w:t>
      </w:r>
      <w:r>
        <w:rPr>
          <w:color w:val="000000"/>
        </w:rPr>
        <w:t>E1.3” would be a</w:t>
      </w:r>
      <w:r>
        <w:t xml:space="preserve"> “wide”</w:t>
      </w:r>
      <w:r>
        <w:rPr>
          <w:color w:val="000000"/>
        </w:rPr>
        <w:t xml:space="preserve"> EHR-based definition with Long COVID cases and controls that have had COVID-19 but not Long COVID, with Long COVID being defined as ongoing symptoms </w:t>
      </w:r>
      <w:r>
        <w:t xml:space="preserve">3 </w:t>
      </w:r>
      <w:r>
        <w:rPr>
          <w:color w:val="000000"/>
        </w:rPr>
        <w:t xml:space="preserve">months after COVID infection. </w:t>
      </w:r>
    </w:p>
    <w:p w14:paraId="0000004B" w14:textId="77777777" w:rsidR="007C5FF3" w:rsidRDefault="00C964C5">
      <w:pPr>
        <w:pStyle w:val="Heading1"/>
        <w:spacing w:line="240" w:lineRule="auto"/>
        <w:jc w:val="both"/>
      </w:pPr>
      <w:bookmarkStart w:id="4" w:name="_heading=h.2et92p0" w:colFirst="0" w:colLast="0"/>
      <w:bookmarkEnd w:id="4"/>
      <w:r>
        <w:t>Meta-analyses</w:t>
      </w:r>
    </w:p>
    <w:p w14:paraId="0000004C" w14:textId="77777777" w:rsidR="007C5FF3" w:rsidRDefault="00C964C5">
      <w:pPr>
        <w:jc w:val="both"/>
      </w:pPr>
      <w:r>
        <w:t xml:space="preserve">Meta-analyses will be run using summary statistics from GWAS analyses from the individual studies. Not all studies have data for all of the </w:t>
      </w:r>
      <w:proofErr w:type="gramStart"/>
      <w:r>
        <w:t>phenotypes</w:t>
      </w:r>
      <w:proofErr w:type="gramEnd"/>
      <w:r>
        <w:t xml:space="preserve"> but each meta-analysis will comprise of those studies that have run that particular GWAS and gone through the quality control. </w:t>
      </w:r>
    </w:p>
    <w:p w14:paraId="0000004D" w14:textId="77777777" w:rsidR="007C5FF3" w:rsidRDefault="00C964C5">
      <w:pPr>
        <w:jc w:val="both"/>
      </w:pPr>
      <w:r>
        <w:br/>
        <w:t>The GWAS results using questionnaire (Q) and EHR (E) based phenotypes will be combined in the meta-</w:t>
      </w:r>
      <w:proofErr w:type="spellStart"/>
      <w:r>
        <w:t>analysing</w:t>
      </w:r>
      <w:proofErr w:type="spellEnd"/>
      <w:r>
        <w:t xml:space="preserve"> phase (see figure 2). Thus, no same individuals should be included in the Q and E analyses (concerning the cohorts/studies that have both questionnaire and EHR data on their participants).</w:t>
      </w:r>
    </w:p>
    <w:p w14:paraId="0000004E" w14:textId="77777777" w:rsidR="007C5FF3" w:rsidRDefault="00C964C5">
      <w:pPr>
        <w:jc w:val="both"/>
      </w:pPr>
      <w:r>
        <w:t>The narrow (N) phenotypes from Q and E will be meta-</w:t>
      </w:r>
      <w:proofErr w:type="spellStart"/>
      <w:r>
        <w:t>analysed</w:t>
      </w:r>
      <w:proofErr w:type="spellEnd"/>
      <w:r>
        <w:t xml:space="preserve"> together. Similarly, the wide (W) phenotypes will be meta-</w:t>
      </w:r>
      <w:proofErr w:type="spellStart"/>
      <w:r>
        <w:t>analysed</w:t>
      </w:r>
      <w:proofErr w:type="spellEnd"/>
      <w:r>
        <w:t xml:space="preserve"> together, separately from the narrow phenotypes. Thus, individuals meeting the narrow criteria should also be included in the wide analysis. </w:t>
      </w:r>
    </w:p>
    <w:p w14:paraId="0000004F" w14:textId="77777777" w:rsidR="007C5FF3" w:rsidRDefault="00C964C5">
      <w:pPr>
        <w:jc w:val="both"/>
      </w:pPr>
      <w:r>
        <w:t xml:space="preserve">Meta-analyses for control definition 1, within COVID cases, will be run together, separately from analyses 2 that use a population control. </w:t>
      </w:r>
    </w:p>
    <w:p w14:paraId="00000050" w14:textId="77777777" w:rsidR="007C5FF3" w:rsidRDefault="007C5FF3">
      <w:pPr>
        <w:jc w:val="both"/>
      </w:pPr>
    </w:p>
    <w:p w14:paraId="00000051" w14:textId="77777777" w:rsidR="007C5FF3" w:rsidRDefault="00C964C5">
      <w:pPr>
        <w:jc w:val="both"/>
      </w:pPr>
      <w:r>
        <w:t>Phenotype definitions using different cutoffs for time since COVID-19 diagnosis will be introduced as the project progresses, and these will then be meta-</w:t>
      </w:r>
      <w:proofErr w:type="spellStart"/>
      <w:r>
        <w:t>analysed</w:t>
      </w:r>
      <w:proofErr w:type="spellEnd"/>
      <w:r>
        <w:t xml:space="preserve"> separately. The primary phenotypes use a 3-month cutoff. </w:t>
      </w:r>
    </w:p>
    <w:p w14:paraId="00000052" w14:textId="77777777" w:rsidR="007C5FF3" w:rsidRDefault="007C5FF3">
      <w:pPr>
        <w:jc w:val="both"/>
      </w:pPr>
    </w:p>
    <w:p w14:paraId="00000053" w14:textId="77777777" w:rsidR="007C5FF3" w:rsidRDefault="00C964C5">
      <w:pPr>
        <w:jc w:val="both"/>
      </w:pPr>
      <w:r>
        <w:t> </w:t>
      </w:r>
      <w:r>
        <w:rPr>
          <w:noProof/>
        </w:rPr>
        <w:drawing>
          <wp:inline distT="114300" distB="114300" distL="114300" distR="114300">
            <wp:extent cx="5943600" cy="1270000"/>
            <wp:effectExtent l="25400" t="25400" r="25400" b="2540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943600" cy="1270000"/>
                    </a:xfrm>
                    <a:prstGeom prst="rect">
                      <a:avLst/>
                    </a:prstGeom>
                    <a:ln w="25400">
                      <a:solidFill>
                        <a:srgbClr val="1D1C1D"/>
                      </a:solidFill>
                      <a:prstDash val="solid"/>
                    </a:ln>
                  </pic:spPr>
                </pic:pic>
              </a:graphicData>
            </a:graphic>
          </wp:inline>
        </w:drawing>
      </w:r>
    </w:p>
    <w:p w14:paraId="00000054" w14:textId="77777777" w:rsidR="007C5FF3" w:rsidRDefault="00C964C5">
      <w:pPr>
        <w:rPr>
          <w:sz w:val="20"/>
          <w:szCs w:val="20"/>
        </w:rPr>
      </w:pPr>
      <w:r>
        <w:rPr>
          <w:sz w:val="20"/>
          <w:szCs w:val="20"/>
        </w:rPr>
        <w:t>Fig 2. Meta-analyses combining questionnaire and EHR-based data.</w:t>
      </w:r>
    </w:p>
    <w:p w14:paraId="00000055" w14:textId="77777777" w:rsidR="007C5FF3" w:rsidRDefault="00C964C5">
      <w:pPr>
        <w:pStyle w:val="Heading1"/>
      </w:pPr>
      <w:bookmarkStart w:id="5" w:name="_heading=h.tyjcwt" w:colFirst="0" w:colLast="0"/>
      <w:bookmarkEnd w:id="5"/>
      <w:r>
        <w:t>Phenotype definitions</w:t>
      </w:r>
    </w:p>
    <w:p w14:paraId="00000056" w14:textId="77777777" w:rsidR="007C5FF3" w:rsidRDefault="00C964C5">
      <w:r>
        <w:rPr>
          <w:noProof/>
        </w:rPr>
        <w:drawing>
          <wp:inline distT="114300" distB="114300" distL="114300" distR="114300" wp14:editId="1112F8EA">
            <wp:extent cx="4352339" cy="2592929"/>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5" name="image2.jp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4352339" cy="2592929"/>
                    </a:xfrm>
                    <a:prstGeom prst="rect">
                      <a:avLst/>
                    </a:prstGeom>
                    <a:ln/>
                  </pic:spPr>
                </pic:pic>
              </a:graphicData>
            </a:graphic>
          </wp:inline>
        </w:drawing>
      </w:r>
      <w:r>
        <w:t xml:space="preserve"> </w:t>
      </w:r>
    </w:p>
    <w:p w14:paraId="00000057" w14:textId="77777777" w:rsidR="007C5FF3" w:rsidRDefault="007C5FF3"/>
    <w:p w14:paraId="00000058" w14:textId="77777777" w:rsidR="007C5FF3" w:rsidRDefault="00C964C5">
      <w:pPr>
        <w:rPr>
          <w:sz w:val="20"/>
          <w:szCs w:val="20"/>
        </w:rPr>
      </w:pPr>
      <w:sdt>
        <w:sdtPr>
          <w:tag w:val="goog_rdk_3"/>
          <w:id w:val="1801269083"/>
        </w:sdtPr>
        <w:sdtEndPr/>
        <w:sdtContent/>
      </w:sdt>
      <w:sdt>
        <w:sdtPr>
          <w:tag w:val="goog_rdk_4"/>
          <w:id w:val="227430815"/>
        </w:sdtPr>
        <w:sdtEndPr/>
        <w:sdtContent/>
      </w:sdt>
      <w:r>
        <w:rPr>
          <w:sz w:val="20"/>
          <w:szCs w:val="20"/>
        </w:rPr>
        <w:t>Figure 3</w:t>
      </w:r>
      <w:r>
        <w:rPr>
          <w:sz w:val="20"/>
          <w:szCs w:val="20"/>
        </w:rPr>
        <w:t xml:space="preserve">. An overview </w:t>
      </w:r>
      <w:proofErr w:type="gramStart"/>
      <w:r>
        <w:rPr>
          <w:sz w:val="20"/>
          <w:szCs w:val="20"/>
        </w:rPr>
        <w:t>for</w:t>
      </w:r>
      <w:proofErr w:type="gramEnd"/>
      <w:r>
        <w:rPr>
          <w:sz w:val="20"/>
          <w:szCs w:val="20"/>
        </w:rPr>
        <w:t xml:space="preserve"> the definitions of COVID and Long COVID in our narrow and wide phenotypes.</w:t>
      </w:r>
    </w:p>
    <w:p w14:paraId="00000059" w14:textId="77777777" w:rsidR="007C5FF3" w:rsidRDefault="00C964C5">
      <w:pPr>
        <w:pStyle w:val="Heading2"/>
        <w:spacing w:before="240" w:line="240" w:lineRule="auto"/>
        <w:rPr>
          <w:rFonts w:ascii="Times New Roman" w:eastAsia="Times New Roman" w:hAnsi="Times New Roman" w:cs="Times New Roman"/>
          <w:sz w:val="24"/>
          <w:szCs w:val="24"/>
        </w:rPr>
      </w:pPr>
      <w:bookmarkStart w:id="6" w:name="_heading=h.3dy6vkm" w:colFirst="0" w:colLast="0"/>
      <w:bookmarkEnd w:id="6"/>
      <w:r>
        <w:t>Wide Questionnaire-based Phenotypes (WQ)</w:t>
      </w:r>
    </w:p>
    <w:p w14:paraId="0000005A" w14:textId="77777777" w:rsidR="007C5FF3" w:rsidRDefault="00C964C5">
      <w:pPr>
        <w:pStyle w:val="Heading3"/>
        <w:spacing w:line="240" w:lineRule="auto"/>
      </w:pPr>
      <w:bookmarkStart w:id="7" w:name="_heading=h.1t3h5sf" w:colFirst="0" w:colLast="0"/>
      <w:bookmarkEnd w:id="7"/>
      <w:r>
        <w:t>Analysis WQ1.3: Long COVID vs. No Long COVID, within COVID+</w:t>
      </w:r>
    </w:p>
    <w:p w14:paraId="0000005B" w14:textId="77777777" w:rsidR="007C5FF3" w:rsidRDefault="00C964C5">
      <w:pPr>
        <w:numPr>
          <w:ilvl w:val="0"/>
          <w:numId w:val="15"/>
        </w:numPr>
      </w:pPr>
      <w:r>
        <w:rPr>
          <w:b/>
        </w:rPr>
        <w:t>Cases</w:t>
      </w:r>
      <w:r>
        <w:t>: {Positive SARS-CoV-2 test</w:t>
      </w:r>
      <w:r>
        <w:rPr>
          <w:vertAlign w:val="superscript"/>
        </w:rPr>
        <w:footnoteReference w:id="1"/>
      </w:r>
      <w:r>
        <w:t xml:space="preserve"> OR COVID-19 diagnosis OR self-reported suspected COVID-19 with no confirmation} AND {self-reported symptom(s)</w:t>
      </w:r>
      <w:r>
        <w:rPr>
          <w:vertAlign w:val="superscript"/>
        </w:rPr>
        <w:footnoteReference w:id="2"/>
      </w:r>
      <w:r>
        <w:t xml:space="preserve"> that cannot be explained by an alternative diagnosis at least 3 months after COVID onset OR report of significant impact in day-to-day life at least 3 months after COVID onset}.</w:t>
      </w:r>
    </w:p>
    <w:p w14:paraId="0000005C" w14:textId="77777777" w:rsidR="007C5FF3" w:rsidRDefault="00C964C5">
      <w:pPr>
        <w:numPr>
          <w:ilvl w:val="0"/>
          <w:numId w:val="15"/>
        </w:numPr>
      </w:pPr>
      <w:sdt>
        <w:sdtPr>
          <w:tag w:val="goog_rdk_5"/>
          <w:id w:val="1291256813"/>
        </w:sdtPr>
        <w:sdtEndPr/>
        <w:sdtContent/>
      </w:sdt>
      <w:r>
        <w:rPr>
          <w:b/>
        </w:rPr>
        <w:t>Controls</w:t>
      </w:r>
      <w:r>
        <w:t xml:space="preserve">: </w:t>
      </w:r>
      <w:r>
        <w:t>{Positive SARS-CoV-2 test</w:t>
      </w:r>
      <w:r>
        <w:rPr>
          <w:vertAlign w:val="superscript"/>
        </w:rPr>
        <w:t>1</w:t>
      </w:r>
      <w:r>
        <w:t xml:space="preserve"> OR self-reported COVID-19 diagnosis OR self-report suspected COVID-19 with no confirmation} AND not defined as a Long COVID case (with this WQ definition).</w:t>
      </w:r>
    </w:p>
    <w:p w14:paraId="0000005D" w14:textId="77777777" w:rsidR="007C5FF3" w:rsidRDefault="00C964C5">
      <w:pPr>
        <w:pStyle w:val="Heading3"/>
        <w:spacing w:line="240" w:lineRule="auto"/>
      </w:pPr>
      <w:bookmarkStart w:id="8" w:name="_heading=h.4d34og8" w:colFirst="0" w:colLast="0"/>
      <w:bookmarkEnd w:id="8"/>
      <w:r>
        <w:t>Analysis WQ2.3: Long COVID vs. Population Control</w:t>
      </w:r>
    </w:p>
    <w:p w14:paraId="0000005E" w14:textId="77777777" w:rsidR="007C5FF3" w:rsidRDefault="00C964C5">
      <w:pPr>
        <w:numPr>
          <w:ilvl w:val="0"/>
          <w:numId w:val="11"/>
        </w:numPr>
        <w:spacing w:line="240" w:lineRule="auto"/>
      </w:pPr>
      <w:r>
        <w:rPr>
          <w:b/>
        </w:rPr>
        <w:t xml:space="preserve">Cases: </w:t>
      </w:r>
      <w:r>
        <w:t>{Positive SARS-CoV-2 test</w:t>
      </w:r>
      <w:r>
        <w:rPr>
          <w:vertAlign w:val="superscript"/>
        </w:rPr>
        <w:t>1</w:t>
      </w:r>
      <w:r>
        <w:t xml:space="preserve"> OR COVID-19 diagnosis OR self-reported suspected COVID-19 with no confirmation} AND {self-reported symptom(s)</w:t>
      </w:r>
      <w:r>
        <w:rPr>
          <w:vertAlign w:val="superscript"/>
        </w:rPr>
        <w:t>2</w:t>
      </w:r>
      <w:r>
        <w:t xml:space="preserve"> that cannot be explained by an alternative diagnosis at least 3 months after COVID onset OR report of significant impact on day-to-day life at least 3 months after COVID onset}.</w:t>
      </w:r>
    </w:p>
    <w:p w14:paraId="0000005F" w14:textId="77777777" w:rsidR="007C5FF3" w:rsidRDefault="00C964C5">
      <w:pPr>
        <w:numPr>
          <w:ilvl w:val="0"/>
          <w:numId w:val="1"/>
        </w:numPr>
        <w:spacing w:line="240" w:lineRule="auto"/>
      </w:pPr>
      <w:r>
        <w:rPr>
          <w:b/>
        </w:rPr>
        <w:t>Controls:</w:t>
      </w:r>
      <w:r>
        <w:t xml:space="preserve"> Everyone not defined as a Long COVID case (with this WQ definition).</w:t>
      </w:r>
    </w:p>
    <w:p w14:paraId="00000060" w14:textId="77777777" w:rsidR="007C5FF3" w:rsidRDefault="00C964C5">
      <w:pPr>
        <w:pStyle w:val="Heading2"/>
        <w:spacing w:line="240" w:lineRule="auto"/>
        <w:rPr>
          <w:rFonts w:ascii="Times New Roman" w:eastAsia="Times New Roman" w:hAnsi="Times New Roman" w:cs="Times New Roman"/>
          <w:sz w:val="24"/>
          <w:szCs w:val="24"/>
        </w:rPr>
      </w:pPr>
      <w:bookmarkStart w:id="9" w:name="_heading=h.2s8eyo1" w:colFirst="0" w:colLast="0"/>
      <w:bookmarkEnd w:id="9"/>
      <w:r>
        <w:t>Narrow Questionnaire-based Phenotypes (NQ)</w:t>
      </w:r>
    </w:p>
    <w:p w14:paraId="00000061" w14:textId="77777777" w:rsidR="007C5FF3" w:rsidRDefault="00C964C5">
      <w:pPr>
        <w:pStyle w:val="Heading3"/>
        <w:spacing w:line="240" w:lineRule="auto"/>
      </w:pPr>
      <w:bookmarkStart w:id="10" w:name="_heading=h.17dp8vu" w:colFirst="0" w:colLast="0"/>
      <w:bookmarkEnd w:id="10"/>
      <w:r>
        <w:t>Analysis NQ1.3: Long COVID vs. No Long COVID, within COVID+</w:t>
      </w:r>
    </w:p>
    <w:p w14:paraId="00000062" w14:textId="77777777" w:rsidR="007C5FF3" w:rsidRDefault="00C964C5">
      <w:pPr>
        <w:numPr>
          <w:ilvl w:val="0"/>
          <w:numId w:val="2"/>
        </w:numPr>
      </w:pPr>
      <w:r>
        <w:rPr>
          <w:b/>
        </w:rPr>
        <w:t>Cases</w:t>
      </w:r>
      <w:r>
        <w:t>: {Positive SARS-CoV-2 test</w:t>
      </w:r>
      <w:r>
        <w:rPr>
          <w:vertAlign w:val="superscript"/>
        </w:rPr>
        <w:t>1</w:t>
      </w:r>
      <w:r>
        <w:t>} AND {self-reported symptom(s)</w:t>
      </w:r>
      <w:r>
        <w:rPr>
          <w:vertAlign w:val="superscript"/>
        </w:rPr>
        <w:t>2</w:t>
      </w:r>
      <w:r>
        <w:t xml:space="preserve"> that cannot be explained by an alternative diagnosis at least 3 months after COVID onset OR report of significant ongoing impact in day-to-day life at least 3 months after COVID onset}.</w:t>
      </w:r>
    </w:p>
    <w:p w14:paraId="00000063" w14:textId="77777777" w:rsidR="007C5FF3" w:rsidRDefault="00C964C5">
      <w:pPr>
        <w:numPr>
          <w:ilvl w:val="0"/>
          <w:numId w:val="2"/>
        </w:numPr>
      </w:pPr>
      <w:r>
        <w:rPr>
          <w:b/>
        </w:rPr>
        <w:t>Controls</w:t>
      </w:r>
      <w:r>
        <w:t>: {Positive SARS-CoV-2 test</w:t>
      </w:r>
      <w:r>
        <w:rPr>
          <w:vertAlign w:val="superscript"/>
        </w:rPr>
        <w:t>1</w:t>
      </w:r>
      <w:r>
        <w:t>} AND not defined as a Long COVID case (with this NQ definition).</w:t>
      </w:r>
    </w:p>
    <w:p w14:paraId="00000064" w14:textId="77777777" w:rsidR="007C5FF3" w:rsidRDefault="00C964C5">
      <w:pPr>
        <w:pStyle w:val="Heading3"/>
        <w:spacing w:line="240" w:lineRule="auto"/>
      </w:pPr>
      <w:bookmarkStart w:id="11" w:name="_heading=h.3rdcrjn" w:colFirst="0" w:colLast="0"/>
      <w:bookmarkEnd w:id="11"/>
      <w:r>
        <w:t>Analysis NQ2.3: Long COVID vs. Population Control</w:t>
      </w:r>
    </w:p>
    <w:p w14:paraId="00000065" w14:textId="77777777" w:rsidR="007C5FF3" w:rsidRDefault="00C964C5">
      <w:pPr>
        <w:numPr>
          <w:ilvl w:val="0"/>
          <w:numId w:val="3"/>
        </w:numPr>
        <w:spacing w:line="240" w:lineRule="auto"/>
      </w:pPr>
      <w:r>
        <w:rPr>
          <w:b/>
        </w:rPr>
        <w:t xml:space="preserve">Cases: </w:t>
      </w:r>
      <w:r>
        <w:t>{Positive SARS-CoV-2 test</w:t>
      </w:r>
      <w:r>
        <w:rPr>
          <w:vertAlign w:val="superscript"/>
        </w:rPr>
        <w:t>1</w:t>
      </w:r>
      <w:r>
        <w:t>} AND {self-reported symptom(s)</w:t>
      </w:r>
      <w:r>
        <w:rPr>
          <w:vertAlign w:val="superscript"/>
        </w:rPr>
        <w:t>2</w:t>
      </w:r>
      <w:r>
        <w:t xml:space="preserve"> that cannot be explained by an alternative diagnosis at least 3 months after COVID onset OR report of significant ongoing impact in day-to-day life at least 3 months after COVID onset}.</w:t>
      </w:r>
    </w:p>
    <w:p w14:paraId="00000066" w14:textId="77777777" w:rsidR="007C5FF3" w:rsidRDefault="00C964C5">
      <w:pPr>
        <w:numPr>
          <w:ilvl w:val="0"/>
          <w:numId w:val="3"/>
        </w:numPr>
        <w:spacing w:line="240" w:lineRule="auto"/>
      </w:pPr>
      <w:r>
        <w:rPr>
          <w:b/>
        </w:rPr>
        <w:t>Controls:</w:t>
      </w:r>
      <w:r>
        <w:t xml:space="preserve"> Everyone not defined as a Long COVID case (with this NQ definition).</w:t>
      </w:r>
    </w:p>
    <w:p w14:paraId="00000067" w14:textId="77777777" w:rsidR="007C5FF3" w:rsidRDefault="00C964C5">
      <w:pPr>
        <w:pStyle w:val="Heading2"/>
        <w:spacing w:line="240" w:lineRule="auto"/>
        <w:rPr>
          <w:rFonts w:ascii="Times New Roman" w:eastAsia="Times New Roman" w:hAnsi="Times New Roman" w:cs="Times New Roman"/>
          <w:sz w:val="24"/>
          <w:szCs w:val="24"/>
        </w:rPr>
      </w:pPr>
      <w:bookmarkStart w:id="12" w:name="_heading=h.26in1rg" w:colFirst="0" w:colLast="0"/>
      <w:bookmarkEnd w:id="12"/>
      <w:r>
        <w:t>Wide Electronic Health Record (EHR)-based Phenotypes (WE)</w:t>
      </w:r>
    </w:p>
    <w:p w14:paraId="00000068" w14:textId="77777777" w:rsidR="007C5FF3" w:rsidRDefault="00C964C5">
      <w:pPr>
        <w:pStyle w:val="Heading3"/>
        <w:spacing w:line="240" w:lineRule="auto"/>
      </w:pPr>
      <w:bookmarkStart w:id="13" w:name="_heading=h.lnxbz9" w:colFirst="0" w:colLast="0"/>
      <w:bookmarkEnd w:id="13"/>
      <w:r>
        <w:t>Analysis WE1.3: Long COVID vs. No Long COVID, within COVID+</w:t>
      </w:r>
    </w:p>
    <w:p w14:paraId="00000069" w14:textId="77777777" w:rsidR="007C5FF3" w:rsidRDefault="00C964C5">
      <w:pPr>
        <w:numPr>
          <w:ilvl w:val="0"/>
          <w:numId w:val="4"/>
        </w:numPr>
        <w:spacing w:line="240" w:lineRule="auto"/>
      </w:pPr>
      <w:r>
        <w:rPr>
          <w:b/>
        </w:rPr>
        <w:t xml:space="preserve">Cases: </w:t>
      </w:r>
      <w:r>
        <w:t>COVID-19 positive diagnosis with or without identification of SARS-CoV-2</w:t>
      </w:r>
      <w:r>
        <w:rPr>
          <w:vertAlign w:val="superscript"/>
        </w:rPr>
        <w:footnoteReference w:id="3"/>
      </w:r>
      <w:r>
        <w:t xml:space="preserve"> AND </w:t>
      </w:r>
      <w:proofErr w:type="gramStart"/>
      <w:r>
        <w:t>non pre-existing</w:t>
      </w:r>
      <w:proofErr w:type="gramEnd"/>
      <w:r>
        <w:rPr>
          <w:vertAlign w:val="superscript"/>
        </w:rPr>
        <w:footnoteReference w:id="4"/>
      </w:r>
      <w:r>
        <w:t xml:space="preserve"> symptom(s)</w:t>
      </w:r>
      <w:r>
        <w:rPr>
          <w:vertAlign w:val="superscript"/>
        </w:rPr>
        <w:footnoteReference w:id="5"/>
      </w:r>
      <w:r>
        <w:t xml:space="preserve"> that cannot be explained by an alternative diagnosis, with a diagnosis date between three months to 1 year after </w:t>
      </w:r>
      <w:sdt>
        <w:sdtPr>
          <w:tag w:val="goog_rdk_6"/>
          <w:id w:val="1096755913"/>
        </w:sdtPr>
        <w:sdtEndPr/>
        <w:sdtContent/>
      </w:sdt>
      <w:r>
        <w:t>COVID-19 diagnosis</w:t>
      </w:r>
      <w:r>
        <w:t xml:space="preserve"> date</w:t>
      </w:r>
      <w:r>
        <w:rPr>
          <w:vertAlign w:val="superscript"/>
        </w:rPr>
        <w:footnoteReference w:id="6"/>
      </w:r>
      <w:r>
        <w:t>.</w:t>
      </w:r>
    </w:p>
    <w:p w14:paraId="0000006A" w14:textId="77777777" w:rsidR="007C5FF3" w:rsidRDefault="00C964C5">
      <w:pPr>
        <w:numPr>
          <w:ilvl w:val="0"/>
          <w:numId w:val="4"/>
        </w:numPr>
      </w:pPr>
      <w:r>
        <w:rPr>
          <w:b/>
        </w:rPr>
        <w:t>Controls</w:t>
      </w:r>
      <w:r>
        <w:t>: COVID-19 positive diagnosis with or without identification of SARS-CoV-2</w:t>
      </w:r>
      <w:r>
        <w:rPr>
          <w:vertAlign w:val="superscript"/>
        </w:rPr>
        <w:t xml:space="preserve">3 </w:t>
      </w:r>
      <w:r>
        <w:t xml:space="preserve">AND </w:t>
      </w:r>
      <w:sdt>
        <w:sdtPr>
          <w:tag w:val="goog_rdk_7"/>
          <w:id w:val="-2105570326"/>
        </w:sdtPr>
        <w:sdtEndPr/>
        <w:sdtContent/>
      </w:sdt>
      <w:r>
        <w:t>not defined as a Long COVID case (with this WE definition)</w:t>
      </w:r>
      <w:r>
        <w:t>.</w:t>
      </w:r>
    </w:p>
    <w:p w14:paraId="0000006B" w14:textId="77777777" w:rsidR="007C5FF3" w:rsidRDefault="00C964C5">
      <w:pPr>
        <w:pStyle w:val="Heading3"/>
        <w:spacing w:line="240" w:lineRule="auto"/>
      </w:pPr>
      <w:bookmarkStart w:id="14" w:name="_heading=h.35nkun2" w:colFirst="0" w:colLast="0"/>
      <w:bookmarkEnd w:id="14"/>
      <w:r>
        <w:t>Analysis WE2.3: Long COVID vs. Population Control</w:t>
      </w:r>
    </w:p>
    <w:p w14:paraId="0000006C" w14:textId="77777777" w:rsidR="007C5FF3" w:rsidRDefault="00C964C5">
      <w:pPr>
        <w:numPr>
          <w:ilvl w:val="0"/>
          <w:numId w:val="5"/>
        </w:numPr>
      </w:pPr>
      <w:r>
        <w:rPr>
          <w:b/>
        </w:rPr>
        <w:t>Cases</w:t>
      </w:r>
      <w:r>
        <w:t>: COVID-19 positive diagnosis with or without identification of SARS-CoV-2</w:t>
      </w:r>
      <w:r>
        <w:rPr>
          <w:vertAlign w:val="superscript"/>
        </w:rPr>
        <w:t>3</w:t>
      </w:r>
      <w:r>
        <w:t xml:space="preserve"> AND </w:t>
      </w:r>
      <w:proofErr w:type="gramStart"/>
      <w:r>
        <w:t>non pre-</w:t>
      </w:r>
      <w:proofErr w:type="gramEnd"/>
      <w:r>
        <w:t>existing</w:t>
      </w:r>
      <w:r>
        <w:rPr>
          <w:vertAlign w:val="superscript"/>
        </w:rPr>
        <w:t>4</w:t>
      </w:r>
      <w:r>
        <w:t xml:space="preserve"> symptom(s)</w:t>
      </w:r>
      <w:r>
        <w:rPr>
          <w:vertAlign w:val="superscript"/>
        </w:rPr>
        <w:t>5</w:t>
      </w:r>
      <w:r>
        <w:t xml:space="preserve"> that cannot be explained by an alternative diagnosis, with a diagnosis date between three months to 1 year after COVID-19 diagnosis date</w:t>
      </w:r>
      <w:r>
        <w:rPr>
          <w:vertAlign w:val="superscript"/>
        </w:rPr>
        <w:t>6</w:t>
      </w:r>
      <w:r>
        <w:t>.</w:t>
      </w:r>
    </w:p>
    <w:p w14:paraId="0000006D" w14:textId="77777777" w:rsidR="007C5FF3" w:rsidRDefault="00C964C5">
      <w:pPr>
        <w:numPr>
          <w:ilvl w:val="0"/>
          <w:numId w:val="5"/>
        </w:numPr>
      </w:pPr>
      <w:r>
        <w:rPr>
          <w:b/>
        </w:rPr>
        <w:t>Controls</w:t>
      </w:r>
      <w:r>
        <w:t>: Everyone not defined as a Long COVID case (with this WE definition).</w:t>
      </w:r>
    </w:p>
    <w:p w14:paraId="0000006E" w14:textId="77777777" w:rsidR="007C5FF3" w:rsidRDefault="00C964C5">
      <w:pPr>
        <w:pStyle w:val="Heading2"/>
        <w:spacing w:line="240" w:lineRule="auto"/>
        <w:rPr>
          <w:rFonts w:ascii="Times New Roman" w:eastAsia="Times New Roman" w:hAnsi="Times New Roman" w:cs="Times New Roman"/>
          <w:sz w:val="24"/>
          <w:szCs w:val="24"/>
        </w:rPr>
      </w:pPr>
      <w:bookmarkStart w:id="15" w:name="_heading=h.1ksv4uv" w:colFirst="0" w:colLast="0"/>
      <w:bookmarkEnd w:id="15"/>
      <w:r>
        <w:t>Narrow Electronic Health Record (EHR)-based Phenotypes (NE)</w:t>
      </w:r>
    </w:p>
    <w:p w14:paraId="0000006F" w14:textId="77777777" w:rsidR="007C5FF3" w:rsidRDefault="00C964C5">
      <w:pPr>
        <w:pStyle w:val="Heading3"/>
        <w:spacing w:line="240" w:lineRule="auto"/>
      </w:pPr>
      <w:bookmarkStart w:id="16" w:name="_heading=h.44sinio" w:colFirst="0" w:colLast="0"/>
      <w:bookmarkEnd w:id="16"/>
      <w:r>
        <w:t>Analysis NE1.3: Long COVID vs. No Long COVID, within COVID+</w:t>
      </w:r>
    </w:p>
    <w:p w14:paraId="00000070" w14:textId="77777777" w:rsidR="007C5FF3" w:rsidRDefault="00C964C5">
      <w:pPr>
        <w:numPr>
          <w:ilvl w:val="0"/>
          <w:numId w:val="4"/>
        </w:numPr>
        <w:spacing w:line="240" w:lineRule="auto"/>
      </w:pPr>
      <w:r>
        <w:rPr>
          <w:b/>
        </w:rPr>
        <w:t xml:space="preserve">Cases: </w:t>
      </w:r>
      <w:sdt>
        <w:sdtPr>
          <w:tag w:val="goog_rdk_8"/>
          <w:id w:val="157660177"/>
        </w:sdtPr>
        <w:sdtEndPr/>
        <w:sdtContent/>
      </w:sdt>
      <w:r>
        <w:t xml:space="preserve">a </w:t>
      </w:r>
      <w:r>
        <w:t>specific long COVID diagnosis</w:t>
      </w:r>
      <w:r>
        <w:rPr>
          <w:vertAlign w:val="superscript"/>
        </w:rPr>
        <w:footnoteReference w:id="7"/>
      </w:r>
      <w:r>
        <w:t>.</w:t>
      </w:r>
    </w:p>
    <w:p w14:paraId="00000071" w14:textId="77777777" w:rsidR="007C5FF3" w:rsidRDefault="00C964C5">
      <w:pPr>
        <w:numPr>
          <w:ilvl w:val="0"/>
          <w:numId w:val="4"/>
        </w:numPr>
      </w:pPr>
      <w:r>
        <w:rPr>
          <w:b/>
        </w:rPr>
        <w:t>Controls</w:t>
      </w:r>
      <w:r>
        <w:t xml:space="preserve">: COVID-19 positive diagnosis AND </w:t>
      </w:r>
      <w:sdt>
        <w:sdtPr>
          <w:tag w:val="goog_rdk_9"/>
          <w:id w:val="606237047"/>
        </w:sdtPr>
        <w:sdtEndPr/>
        <w:sdtContent/>
      </w:sdt>
      <w:sdt>
        <w:sdtPr>
          <w:tag w:val="goog_rdk_10"/>
          <w:id w:val="1226953883"/>
        </w:sdtPr>
        <w:sdtEndPr/>
        <w:sdtContent/>
      </w:sdt>
      <w:r>
        <w:t>not defined as a Long COVID case (with this NE definition and 3 months of follow-up time in the EHR data after the COVID diagnosis)</w:t>
      </w:r>
      <w:r>
        <w:t>.</w:t>
      </w:r>
    </w:p>
    <w:p w14:paraId="00000072" w14:textId="77777777" w:rsidR="007C5FF3" w:rsidRDefault="00C964C5">
      <w:pPr>
        <w:pStyle w:val="Heading3"/>
        <w:spacing w:line="240" w:lineRule="auto"/>
      </w:pPr>
      <w:bookmarkStart w:id="17" w:name="_heading=h.2jxsxqh" w:colFirst="0" w:colLast="0"/>
      <w:bookmarkEnd w:id="17"/>
      <w:r>
        <w:t>Analysis NE2.3: Long COVID vs. Population Control</w:t>
      </w:r>
    </w:p>
    <w:p w14:paraId="00000073" w14:textId="77777777" w:rsidR="007C5FF3" w:rsidRDefault="00C964C5">
      <w:pPr>
        <w:numPr>
          <w:ilvl w:val="0"/>
          <w:numId w:val="5"/>
        </w:numPr>
      </w:pPr>
      <w:r>
        <w:rPr>
          <w:b/>
        </w:rPr>
        <w:t>Cases</w:t>
      </w:r>
      <w:r>
        <w:t>: a specific long COVID diagnosis</w:t>
      </w:r>
      <w:r>
        <w:rPr>
          <w:vertAlign w:val="superscript"/>
        </w:rPr>
        <w:t>6</w:t>
      </w:r>
      <w:r>
        <w:t>.</w:t>
      </w:r>
    </w:p>
    <w:p w14:paraId="00000074" w14:textId="77777777" w:rsidR="007C5FF3" w:rsidRDefault="00C964C5">
      <w:pPr>
        <w:numPr>
          <w:ilvl w:val="0"/>
          <w:numId w:val="5"/>
        </w:numPr>
      </w:pPr>
      <w:r>
        <w:rPr>
          <w:b/>
        </w:rPr>
        <w:t>Controls</w:t>
      </w:r>
      <w:r>
        <w:t>: Everyone not defined as a Long COVID case (with this NE definition).</w:t>
      </w:r>
    </w:p>
    <w:p w14:paraId="00000075" w14:textId="77777777" w:rsidR="007C5FF3" w:rsidRDefault="00C964C5">
      <w:pPr>
        <w:pStyle w:val="Heading2"/>
        <w:spacing w:line="240" w:lineRule="auto"/>
        <w:rPr>
          <w:rFonts w:ascii="Times New Roman" w:eastAsia="Times New Roman" w:hAnsi="Times New Roman" w:cs="Times New Roman"/>
          <w:sz w:val="24"/>
          <w:szCs w:val="24"/>
        </w:rPr>
      </w:pPr>
      <w:bookmarkStart w:id="18" w:name="_heading=h.z337ya" w:colFirst="0" w:colLast="0"/>
      <w:bookmarkEnd w:id="18"/>
      <w:r>
        <w:t>COVID-19 diagnoses</w:t>
      </w:r>
    </w:p>
    <w:p w14:paraId="00000076" w14:textId="77777777" w:rsidR="007C5FF3" w:rsidRDefault="00C964C5">
      <w:pPr>
        <w:pStyle w:val="Heading3"/>
        <w:spacing w:line="240" w:lineRule="auto"/>
      </w:pPr>
      <w:bookmarkStart w:id="19" w:name="_heading=h.3j2qqm3" w:colFirst="0" w:colLast="0"/>
      <w:bookmarkEnd w:id="19"/>
      <w:r>
        <w:t>Questionnaire</w:t>
      </w:r>
    </w:p>
    <w:p w14:paraId="00000077" w14:textId="77777777" w:rsidR="007C5FF3" w:rsidRDefault="00C964C5">
      <w:r>
        <w:t>For the wide questionnaire definition, participants can be considered to have had COVID-19 if they</w:t>
      </w:r>
    </w:p>
    <w:p w14:paraId="00000078" w14:textId="77777777" w:rsidR="007C5FF3" w:rsidRDefault="00C964C5">
      <w:pPr>
        <w:numPr>
          <w:ilvl w:val="0"/>
          <w:numId w:val="13"/>
        </w:numPr>
      </w:pPr>
      <w:r>
        <w:rPr>
          <w:b/>
        </w:rPr>
        <w:t>have had a positive SARS-CoV-2 test result (see below)</w:t>
      </w:r>
      <w:r>
        <w:t>,</w:t>
      </w:r>
    </w:p>
    <w:p w14:paraId="00000079" w14:textId="77777777" w:rsidR="007C5FF3" w:rsidRDefault="00C964C5">
      <w:pPr>
        <w:numPr>
          <w:ilvl w:val="0"/>
          <w:numId w:val="13"/>
        </w:numPr>
      </w:pPr>
      <w:r>
        <w:t xml:space="preserve">report they have had COVID diagnosed by a </w:t>
      </w:r>
      <w:proofErr w:type="gramStart"/>
      <w:r>
        <w:t>clinician</w:t>
      </w:r>
      <w:proofErr w:type="gramEnd"/>
      <w:r>
        <w:t xml:space="preserve"> but it has not been verified by any positive test result, or</w:t>
      </w:r>
    </w:p>
    <w:p w14:paraId="0000007A" w14:textId="77777777" w:rsidR="007C5FF3" w:rsidRDefault="00C964C5">
      <w:pPr>
        <w:numPr>
          <w:ilvl w:val="0"/>
          <w:numId w:val="13"/>
        </w:numPr>
      </w:pPr>
      <w:r>
        <w:t>strongly suspect that they have had COVID-19 but did not get tested or did not receive a positive test result</w:t>
      </w:r>
    </w:p>
    <w:p w14:paraId="0000007B" w14:textId="77777777" w:rsidR="007C5FF3" w:rsidRDefault="00C964C5">
      <w:r>
        <w:t>For the narrow questionnaire definition, only the first of the above criteria (in bold) is considered.</w:t>
      </w:r>
    </w:p>
    <w:p w14:paraId="0000007C" w14:textId="77777777" w:rsidR="007C5FF3" w:rsidRDefault="007C5FF3"/>
    <w:p w14:paraId="0000007D" w14:textId="77777777" w:rsidR="007C5FF3" w:rsidRDefault="00C964C5">
      <w:r>
        <w:t>Positive test result refers to any one of the following testing methods, whether done in clinical laboratory settings or by the patient:</w:t>
      </w:r>
    </w:p>
    <w:p w14:paraId="0000007E" w14:textId="77777777" w:rsidR="007C5FF3" w:rsidRDefault="00C964C5">
      <w:pPr>
        <w:numPr>
          <w:ilvl w:val="0"/>
          <w:numId w:val="6"/>
        </w:numPr>
      </w:pPr>
      <w:r>
        <w:t>PCR test</w:t>
      </w:r>
    </w:p>
    <w:p w14:paraId="0000007F" w14:textId="77777777" w:rsidR="007C5FF3" w:rsidRDefault="00C964C5">
      <w:pPr>
        <w:numPr>
          <w:ilvl w:val="0"/>
          <w:numId w:val="6"/>
        </w:numPr>
      </w:pPr>
      <w:r>
        <w:t>Antigen test</w:t>
      </w:r>
    </w:p>
    <w:p w14:paraId="00000080" w14:textId="77777777" w:rsidR="007C5FF3" w:rsidRDefault="00C964C5">
      <w:pPr>
        <w:numPr>
          <w:ilvl w:val="0"/>
          <w:numId w:val="6"/>
        </w:numPr>
      </w:pPr>
      <w:r>
        <w:t>Lateral flow test (LFAT = lateral flow antigen test)</w:t>
      </w:r>
    </w:p>
    <w:p w14:paraId="00000081" w14:textId="77777777" w:rsidR="007C5FF3" w:rsidRDefault="00C964C5">
      <w:pPr>
        <w:numPr>
          <w:ilvl w:val="0"/>
          <w:numId w:val="6"/>
        </w:numPr>
      </w:pPr>
      <w:r>
        <w:t>Antibody test - only to be considered in the absence of previous vaccination</w:t>
      </w:r>
    </w:p>
    <w:p w14:paraId="00000082" w14:textId="77777777" w:rsidR="007C5FF3" w:rsidRDefault="00C964C5">
      <w:pPr>
        <w:numPr>
          <w:ilvl w:val="0"/>
          <w:numId w:val="6"/>
        </w:numPr>
      </w:pPr>
      <w:r>
        <w:t>Next generation sequencing (NGS) test</w:t>
      </w:r>
    </w:p>
    <w:p w14:paraId="00000083" w14:textId="77777777" w:rsidR="007C5FF3" w:rsidRDefault="00C964C5">
      <w:pPr>
        <w:numPr>
          <w:ilvl w:val="0"/>
          <w:numId w:val="6"/>
        </w:numPr>
      </w:pPr>
      <w:r>
        <w:t>Nucleic acid amplification test (NAAT)</w:t>
      </w:r>
    </w:p>
    <w:p w14:paraId="00000084" w14:textId="77777777" w:rsidR="007C5FF3" w:rsidRDefault="00C964C5">
      <w:pPr>
        <w:pStyle w:val="Heading3"/>
        <w:spacing w:line="240" w:lineRule="auto"/>
      </w:pPr>
      <w:bookmarkStart w:id="20" w:name="_heading=h.1y810tw" w:colFirst="0" w:colLast="0"/>
      <w:bookmarkEnd w:id="20"/>
      <w:r>
        <w:t>EHR</w:t>
      </w:r>
    </w:p>
    <w:p w14:paraId="00000085" w14:textId="77777777" w:rsidR="007C5FF3" w:rsidRDefault="00C964C5">
      <w:r>
        <w:t>For the wide EHR definition, COVID-19 diagnosis can be any one of the following diagnosis codes:</w:t>
      </w:r>
    </w:p>
    <w:p w14:paraId="00000086" w14:textId="77777777" w:rsidR="007C5FF3" w:rsidRDefault="00C964C5">
      <w:pPr>
        <w:numPr>
          <w:ilvl w:val="0"/>
          <w:numId w:val="10"/>
        </w:numPr>
      </w:pPr>
      <w:r>
        <w:t>ICD-10: </w:t>
      </w:r>
      <w:r>
        <w:rPr>
          <w:b/>
        </w:rPr>
        <w:t>U07.1</w:t>
      </w:r>
      <w:r>
        <w:t>, U07.2</w:t>
      </w:r>
    </w:p>
    <w:p w14:paraId="00000087" w14:textId="77777777" w:rsidR="007C5FF3" w:rsidRDefault="00C964C5">
      <w:pPr>
        <w:numPr>
          <w:ilvl w:val="0"/>
          <w:numId w:val="10"/>
        </w:numPr>
      </w:pPr>
      <w:r>
        <w:t xml:space="preserve">ICD-11: </w:t>
      </w:r>
      <w:r>
        <w:rPr>
          <w:b/>
        </w:rPr>
        <w:t>RA01.0</w:t>
      </w:r>
      <w:r>
        <w:t>, RA01.1</w:t>
      </w:r>
    </w:p>
    <w:p w14:paraId="00000088" w14:textId="77777777" w:rsidR="007C5FF3" w:rsidRDefault="00C964C5">
      <w:pPr>
        <w:numPr>
          <w:ilvl w:val="0"/>
          <w:numId w:val="10"/>
        </w:numPr>
      </w:pPr>
      <w:r>
        <w:t>SNOMED: </w:t>
      </w:r>
      <w:hyperlink r:id="rId11">
        <w:r>
          <w:rPr>
            <w:b/>
            <w:color w:val="1155CC"/>
            <w:u w:val="single"/>
          </w:rPr>
          <w:t>840533007</w:t>
        </w:r>
      </w:hyperlink>
      <w:r>
        <w:t>,</w:t>
      </w:r>
      <w:hyperlink r:id="rId12">
        <w:r>
          <w:rPr>
            <w:color w:val="1155CC"/>
            <w:u w:val="single"/>
          </w:rPr>
          <w:t xml:space="preserve"> </w:t>
        </w:r>
      </w:hyperlink>
      <w:hyperlink r:id="rId13">
        <w:r>
          <w:rPr>
            <w:b/>
            <w:color w:val="1155CC"/>
            <w:u w:val="single"/>
          </w:rPr>
          <w:t>840536004</w:t>
        </w:r>
      </w:hyperlink>
      <w:r>
        <w:t>,</w:t>
      </w:r>
      <w:hyperlink r:id="rId14">
        <w:r>
          <w:rPr>
            <w:color w:val="1155CC"/>
            <w:u w:val="single"/>
          </w:rPr>
          <w:t xml:space="preserve"> </w:t>
        </w:r>
      </w:hyperlink>
      <w:hyperlink r:id="rId15">
        <w:r>
          <w:rPr>
            <w:b/>
            <w:color w:val="1155CC"/>
            <w:u w:val="single"/>
          </w:rPr>
          <w:t>840539006</w:t>
        </w:r>
      </w:hyperlink>
      <w:r>
        <w:t>,</w:t>
      </w:r>
      <w:hyperlink r:id="rId16">
        <w:r>
          <w:rPr>
            <w:color w:val="1155CC"/>
            <w:u w:val="single"/>
          </w:rPr>
          <w:t xml:space="preserve"> </w:t>
        </w:r>
      </w:hyperlink>
      <w:hyperlink r:id="rId17">
        <w:r>
          <w:rPr>
            <w:b/>
            <w:color w:val="1155CC"/>
            <w:u w:val="single"/>
          </w:rPr>
          <w:t>871553007</w:t>
        </w:r>
      </w:hyperlink>
      <w:r>
        <w:t>,</w:t>
      </w:r>
      <w:hyperlink r:id="rId18">
        <w:r>
          <w:rPr>
            <w:color w:val="1155CC"/>
            <w:u w:val="single"/>
          </w:rPr>
          <w:t xml:space="preserve"> </w:t>
        </w:r>
      </w:hyperlink>
      <w:hyperlink r:id="rId19">
        <w:r>
          <w:rPr>
            <w:b/>
            <w:color w:val="1155CC"/>
            <w:u w:val="single"/>
          </w:rPr>
          <w:t>871555000</w:t>
        </w:r>
      </w:hyperlink>
      <w:r>
        <w:t>,</w:t>
      </w:r>
      <w:hyperlink r:id="rId20">
        <w:r>
          <w:rPr>
            <w:color w:val="1155CC"/>
            <w:u w:val="single"/>
          </w:rPr>
          <w:t xml:space="preserve"> </w:t>
        </w:r>
      </w:hyperlink>
      <w:hyperlink r:id="rId21">
        <w:r>
          <w:rPr>
            <w:b/>
            <w:color w:val="1155CC"/>
            <w:u w:val="single"/>
          </w:rPr>
          <w:t>871556004</w:t>
        </w:r>
      </w:hyperlink>
      <w:r>
        <w:t>,</w:t>
      </w:r>
      <w:hyperlink r:id="rId22">
        <w:r>
          <w:rPr>
            <w:color w:val="1155CC"/>
            <w:u w:val="single"/>
          </w:rPr>
          <w:t xml:space="preserve"> </w:t>
        </w:r>
      </w:hyperlink>
      <w:hyperlink r:id="rId23">
        <w:r>
          <w:rPr>
            <w:b/>
            <w:color w:val="1155CC"/>
            <w:u w:val="single"/>
          </w:rPr>
          <w:t>871557008</w:t>
        </w:r>
      </w:hyperlink>
      <w:r>
        <w:t>,</w:t>
      </w:r>
      <w:hyperlink r:id="rId24">
        <w:r>
          <w:rPr>
            <w:color w:val="1155CC"/>
            <w:u w:val="single"/>
          </w:rPr>
          <w:t xml:space="preserve"> </w:t>
        </w:r>
      </w:hyperlink>
      <w:hyperlink r:id="rId25">
        <w:r>
          <w:rPr>
            <w:b/>
            <w:color w:val="1155CC"/>
            <w:u w:val="single"/>
          </w:rPr>
          <w:t>871558003</w:t>
        </w:r>
      </w:hyperlink>
      <w:r>
        <w:t>,</w:t>
      </w:r>
      <w:hyperlink r:id="rId26">
        <w:r>
          <w:rPr>
            <w:color w:val="1155CC"/>
            <w:u w:val="single"/>
          </w:rPr>
          <w:t xml:space="preserve"> </w:t>
        </w:r>
      </w:hyperlink>
      <w:hyperlink r:id="rId27">
        <w:r>
          <w:rPr>
            <w:b/>
            <w:color w:val="1155CC"/>
            <w:u w:val="single"/>
          </w:rPr>
          <w:t>871559006</w:t>
        </w:r>
      </w:hyperlink>
      <w:r>
        <w:t>,</w:t>
      </w:r>
      <w:hyperlink r:id="rId28">
        <w:r>
          <w:rPr>
            <w:color w:val="1155CC"/>
            <w:u w:val="single"/>
          </w:rPr>
          <w:t xml:space="preserve"> </w:t>
        </w:r>
      </w:hyperlink>
      <w:hyperlink r:id="rId29">
        <w:r>
          <w:rPr>
            <w:b/>
            <w:color w:val="1155CC"/>
            <w:u w:val="single"/>
          </w:rPr>
          <w:t>871560001</w:t>
        </w:r>
      </w:hyperlink>
      <w:r>
        <w:rPr>
          <w:i/>
        </w:rPr>
        <w:t>,</w:t>
      </w:r>
      <w:hyperlink r:id="rId30">
        <w:r>
          <w:rPr>
            <w:i/>
            <w:color w:val="1155CC"/>
            <w:u w:val="single"/>
          </w:rPr>
          <w:t xml:space="preserve"> </w:t>
        </w:r>
      </w:hyperlink>
      <w:hyperlink r:id="rId31">
        <w:r>
          <w:rPr>
            <w:b/>
            <w:color w:val="1155CC"/>
            <w:u w:val="single"/>
          </w:rPr>
          <w:t>871562009</w:t>
        </w:r>
      </w:hyperlink>
      <w:r>
        <w:rPr>
          <w:i/>
        </w:rPr>
        <w:t xml:space="preserve">, </w:t>
      </w:r>
      <w:hyperlink r:id="rId32">
        <w:r>
          <w:rPr>
            <w:b/>
            <w:color w:val="1155CC"/>
            <w:u w:val="single"/>
          </w:rPr>
          <w:t>1240411000000100</w:t>
        </w:r>
      </w:hyperlink>
      <w:r>
        <w:rPr>
          <w:i/>
        </w:rPr>
        <w:t>,</w:t>
      </w:r>
      <w:hyperlink r:id="rId33">
        <w:r>
          <w:rPr>
            <w:i/>
            <w:color w:val="1155CC"/>
            <w:u w:val="single"/>
          </w:rPr>
          <w:t xml:space="preserve"> </w:t>
        </w:r>
      </w:hyperlink>
      <w:hyperlink r:id="rId34">
        <w:r>
          <w:rPr>
            <w:b/>
            <w:color w:val="1155CC"/>
            <w:u w:val="single"/>
          </w:rPr>
          <w:t>1240581000000100</w:t>
        </w:r>
      </w:hyperlink>
      <w:r>
        <w:rPr>
          <w:i/>
        </w:rPr>
        <w:t xml:space="preserve">, </w:t>
      </w:r>
      <w:hyperlink r:id="rId35">
        <w:r>
          <w:rPr>
            <w:color w:val="1155CC"/>
            <w:u w:val="single"/>
          </w:rPr>
          <w:t>840544004</w:t>
        </w:r>
      </w:hyperlink>
      <w:r>
        <w:t>,</w:t>
      </w:r>
      <w:hyperlink r:id="rId36">
        <w:r>
          <w:rPr>
            <w:color w:val="1155CC"/>
            <w:u w:val="single"/>
          </w:rPr>
          <w:t xml:space="preserve"> </w:t>
        </w:r>
      </w:hyperlink>
      <w:r>
        <w:rPr>
          <w:i/>
        </w:rPr>
        <w:t xml:space="preserve"> </w:t>
      </w:r>
      <w:hyperlink r:id="rId37">
        <w:r>
          <w:rPr>
            <w:color w:val="1155CC"/>
            <w:u w:val="single"/>
          </w:rPr>
          <w:t>1017214008</w:t>
        </w:r>
      </w:hyperlink>
      <w:r>
        <w:t xml:space="preserve">, </w:t>
      </w:r>
      <w:hyperlink r:id="rId38">
        <w:r>
          <w:rPr>
            <w:color w:val="1155CC"/>
            <w:u w:val="single"/>
          </w:rPr>
          <w:t>1119302008</w:t>
        </w:r>
      </w:hyperlink>
    </w:p>
    <w:p w14:paraId="00000089" w14:textId="77777777" w:rsidR="007C5FF3" w:rsidRDefault="00C964C5">
      <w:pPr>
        <w:pStyle w:val="Heading2"/>
      </w:pPr>
      <w:bookmarkStart w:id="21" w:name="_heading=h.4i7ojhp" w:colFirst="0" w:colLast="0"/>
      <w:bookmarkEnd w:id="21"/>
      <w:r>
        <w:t>Long COVID diagnoses</w:t>
      </w:r>
    </w:p>
    <w:p w14:paraId="0000008A" w14:textId="77777777" w:rsidR="007C5FF3" w:rsidRDefault="00C964C5">
      <w:pPr>
        <w:pStyle w:val="Heading3"/>
      </w:pPr>
      <w:bookmarkStart w:id="22" w:name="_heading=h.2xcytpi" w:colFirst="0" w:colLast="0"/>
      <w:bookmarkEnd w:id="22"/>
      <w:r>
        <w:t>Specific diagnosis codes for long COVID</w:t>
      </w:r>
    </w:p>
    <w:p w14:paraId="0000008B" w14:textId="77777777" w:rsidR="007C5FF3" w:rsidRDefault="00C964C5">
      <w:r>
        <w:t>The following codes should be used to identify cases of long COVID for the narrow EHR-based phenotype(s):</w:t>
      </w:r>
    </w:p>
    <w:sdt>
      <w:sdtPr>
        <w:tag w:val="goog_rdk_19"/>
        <w:id w:val="1069456781"/>
      </w:sdtPr>
      <w:sdtEndPr/>
      <w:sdtContent>
        <w:p w14:paraId="0000008C" w14:textId="77777777" w:rsidR="007C5FF3" w:rsidRDefault="00C964C5">
          <w:pPr>
            <w:numPr>
              <w:ilvl w:val="0"/>
              <w:numId w:val="7"/>
            </w:numPr>
            <w:rPr>
              <w:del w:id="23" w:author="Vilma Lammi" w:date="2022-02-25T11:57:00Z"/>
            </w:rPr>
          </w:pPr>
          <w:r>
            <w:t xml:space="preserve">ICD-10: </w:t>
          </w:r>
          <w:sdt>
            <w:sdtPr>
              <w:tag w:val="goog_rdk_11"/>
              <w:id w:val="1544946123"/>
            </w:sdtPr>
            <w:sdtEndPr/>
            <w:sdtContent/>
          </w:sdt>
          <w:r>
            <w:t>U09(.9)</w:t>
          </w:r>
          <w:sdt>
            <w:sdtPr>
              <w:tag w:val="goog_rdk_12"/>
              <w:id w:val="96297536"/>
            </w:sdtPr>
            <w:sdtEndPr/>
            <w:sdtContent>
              <w:ins w:id="24" w:author="Vilma Lammi" w:date="2022-02-25T11:57:00Z">
                <w:r>
                  <w:t xml:space="preserve"> (‘Post COVID-19 condition’)</w:t>
                </w:r>
              </w:ins>
            </w:sdtContent>
          </w:sdt>
          <w:sdt>
            <w:sdtPr>
              <w:tag w:val="goog_rdk_13"/>
              <w:id w:val="-57947769"/>
            </w:sdtPr>
            <w:sdtEndPr/>
            <w:sdtContent>
              <w:del w:id="25" w:author="Vilma Lammi" w:date="2022-02-25T11:57:00Z">
                <w:r>
                  <w:delText xml:space="preserve">, </w:delText>
                </w:r>
              </w:del>
              <w:sdt>
                <w:sdtPr>
                  <w:tag w:val="goog_rdk_14"/>
                  <w:id w:val="-1669018827"/>
                </w:sdtPr>
                <w:sdtEndPr/>
                <w:sdtContent/>
              </w:sdt>
              <w:customXmlDelRangeStart w:id="26" w:author="Vilma Lammi" w:date="2022-02-25T11:57:00Z"/>
              <w:sdt>
                <w:sdtPr>
                  <w:tag w:val="goog_rdk_15"/>
                  <w:id w:val="693274872"/>
                </w:sdtPr>
                <w:sdtEndPr/>
                <w:sdtContent>
                  <w:customXmlDelRangeEnd w:id="26"/>
                  <w:customXmlDelRangeStart w:id="27" w:author="Vilma Lammi" w:date="2022-02-25T11:57:00Z"/>
                </w:sdtContent>
              </w:sdt>
              <w:customXmlDelRangeEnd w:id="27"/>
              <w:del w:id="28" w:author="Vilma Lammi" w:date="2022-02-25T11:57:00Z">
                <w:r>
                  <w:delText>B97.2</w:delText>
                </w:r>
              </w:del>
            </w:sdtContent>
          </w:sdt>
          <w:sdt>
            <w:sdtPr>
              <w:tag w:val="goog_rdk_16"/>
              <w:id w:val="-1355022111"/>
            </w:sdtPr>
            <w:sdtEndPr/>
            <w:sdtContent>
              <w:customXmlInsRangeStart w:id="29" w:author="Vilma Lammi" w:date="2022-02-25T11:57:00Z"/>
              <w:sdt>
                <w:sdtPr>
                  <w:tag w:val="goog_rdk_17"/>
                  <w:id w:val="-1672027540"/>
                </w:sdtPr>
                <w:sdtEndPr/>
                <w:sdtContent>
                  <w:customXmlInsRangeEnd w:id="29"/>
                  <w:ins w:id="30" w:author="Vilma Lammi" w:date="2022-02-25T11:57:00Z">
                    <w:del w:id="31" w:author="Vilma Lammi" w:date="2022-02-25T11:57:00Z">
                      <w:r>
                        <w:delText xml:space="preserve"> (‘Coronavirus as the cause of other diseases’)</w:delText>
                      </w:r>
                    </w:del>
                  </w:ins>
                  <w:customXmlInsRangeStart w:id="32" w:author="Vilma Lammi" w:date="2022-02-25T11:57:00Z"/>
                </w:sdtContent>
              </w:sdt>
              <w:customXmlInsRangeEnd w:id="32"/>
            </w:sdtContent>
          </w:sdt>
          <w:sdt>
            <w:sdtPr>
              <w:tag w:val="goog_rdk_18"/>
              <w:id w:val="-6675010"/>
            </w:sdtPr>
            <w:sdtEndPr/>
            <w:sdtContent/>
          </w:sdt>
        </w:p>
      </w:sdtContent>
    </w:sdt>
    <w:p w14:paraId="0000008D" w14:textId="77777777" w:rsidR="007C5FF3" w:rsidRDefault="00C964C5">
      <w:pPr>
        <w:numPr>
          <w:ilvl w:val="0"/>
          <w:numId w:val="7"/>
        </w:numPr>
      </w:pPr>
      <w:r>
        <w:t xml:space="preserve">ICD-11: RA02 </w:t>
      </w:r>
    </w:p>
    <w:p w14:paraId="0000008E" w14:textId="77777777" w:rsidR="007C5FF3" w:rsidRDefault="00C964C5">
      <w:pPr>
        <w:numPr>
          <w:ilvl w:val="0"/>
          <w:numId w:val="7"/>
        </w:numPr>
      </w:pPr>
      <w:sdt>
        <w:sdtPr>
          <w:tag w:val="goog_rdk_20"/>
          <w:id w:val="-1710092777"/>
        </w:sdtPr>
        <w:sdtEndPr/>
        <w:sdtContent/>
      </w:sdt>
      <w:r>
        <w:t>SNOMED</w:t>
      </w:r>
      <w:r>
        <w:t>: 1325161000000100, 1325181000000100, 1325021000000110, 1325031000000110, 1325041000000100, 1325051000000100, 1325061000000100, 1325071000000100, 1325081000000110, 1325091000000110, 1325101000000100, 1325121000000100, 1325131000000110, 1325141000000100, 1325151000000100</w:t>
      </w:r>
    </w:p>
    <w:sdt>
      <w:sdtPr>
        <w:tag w:val="goog_rdk_23"/>
        <w:id w:val="-1782408390"/>
      </w:sdtPr>
      <w:sdtEndPr/>
      <w:sdtContent>
        <w:p w14:paraId="0000008F" w14:textId="77777777" w:rsidR="007C5FF3" w:rsidRDefault="00C964C5">
          <w:pPr>
            <w:numPr>
              <w:ilvl w:val="0"/>
              <w:numId w:val="7"/>
            </w:numPr>
            <w:rPr>
              <w:ins w:id="33" w:author="Tomoko Nakanishi" w:date="2022-02-25T17:22:00Z"/>
            </w:rPr>
          </w:pPr>
          <w:sdt>
            <w:sdtPr>
              <w:tag w:val="goog_rdk_22"/>
              <w:id w:val="203141055"/>
            </w:sdtPr>
            <w:sdtEndPr/>
            <w:sdtContent>
              <w:ins w:id="34" w:author="Tomoko Nakanishi" w:date="2022-02-25T17:22:00Z">
                <w:r>
                  <w:t xml:space="preserve">TPP local codes: Y2b87, Y2b88, Y2b89, Y2b8a (see </w:t>
                </w:r>
                <w:r>
                  <w:fldChar w:fldCharType="begin"/>
                </w:r>
                <w:r>
                  <w:instrText>HYPERLINK "https://biobank.ndph.ox.ac.uk/showcase/coding.cgi?id=8708&amp;nl=1"</w:instrText>
                </w:r>
                <w:r>
                  <w:fldChar w:fldCharType="separate"/>
                </w:r>
                <w:r>
                  <w:rPr>
                    <w:color w:val="1155CC"/>
                    <w:u w:val="single"/>
                  </w:rPr>
                  <w:t>https://biobank.ndph.ox.ac.uk/showcase/coding.cgi?id=8708&amp;nl=1</w:t>
                </w:r>
                <w:r>
                  <w:fldChar w:fldCharType="end"/>
                </w:r>
                <w:r>
                  <w:t>)</w:t>
                </w:r>
              </w:ins>
            </w:sdtContent>
          </w:sdt>
        </w:p>
      </w:sdtContent>
    </w:sdt>
    <w:p w14:paraId="00000090" w14:textId="77777777" w:rsidR="007C5FF3" w:rsidRDefault="00C964C5">
      <w:pPr>
        <w:numPr>
          <w:ilvl w:val="0"/>
          <w:numId w:val="7"/>
        </w:numPr>
      </w:pPr>
      <w:r>
        <w:t>(If you wish other coding systems to be included, please contact us.)</w:t>
      </w:r>
    </w:p>
    <w:p w14:paraId="00000091" w14:textId="77777777" w:rsidR="007C5FF3" w:rsidRDefault="00C964C5">
      <w:pPr>
        <w:pStyle w:val="Heading2"/>
      </w:pPr>
      <w:bookmarkStart w:id="35" w:name="_heading=h.1ci93xb" w:colFirst="0" w:colLast="0"/>
      <w:bookmarkEnd w:id="35"/>
      <w:r>
        <w:t>Long COVID-19 symptoms</w:t>
      </w:r>
    </w:p>
    <w:p w14:paraId="00000092" w14:textId="77777777" w:rsidR="007C5FF3" w:rsidRDefault="00C964C5">
      <w:pPr>
        <w:pStyle w:val="Heading3"/>
        <w:spacing w:line="240" w:lineRule="auto"/>
      </w:pPr>
      <w:bookmarkStart w:id="36" w:name="_heading=h.3whwml4" w:colFirst="0" w:colLast="0"/>
      <w:bookmarkEnd w:id="36"/>
      <w:r>
        <w:t>Questionnaire</w:t>
      </w:r>
    </w:p>
    <w:p w14:paraId="00000093" w14:textId="77777777" w:rsidR="007C5FF3" w:rsidRDefault="00C964C5">
      <w:r>
        <w:t>The following is an incomplete list of COVID-19 symptoms that can be used to determine Long COVID. Any symptom or combination of symptoms captured by the questionnaires will be considered as a potential Long COVID symptom, given that it cannot be explained by an alternative diagnosis in the individual in question.</w:t>
      </w:r>
    </w:p>
    <w:p w14:paraId="00000094" w14:textId="77777777" w:rsidR="007C5FF3" w:rsidRDefault="00C964C5">
      <w:pPr>
        <w:numPr>
          <w:ilvl w:val="0"/>
          <w:numId w:val="9"/>
        </w:numPr>
      </w:pPr>
      <w:r>
        <w:t>Excessive fatigue or tiredness</w:t>
      </w:r>
    </w:p>
    <w:p w14:paraId="00000095" w14:textId="77777777" w:rsidR="007C5FF3" w:rsidRDefault="00C964C5">
      <w:pPr>
        <w:numPr>
          <w:ilvl w:val="0"/>
          <w:numId w:val="9"/>
        </w:numPr>
      </w:pPr>
      <w:r>
        <w:t>Fever or raised temperature</w:t>
      </w:r>
    </w:p>
    <w:p w14:paraId="00000096" w14:textId="77777777" w:rsidR="007C5FF3" w:rsidRDefault="00C964C5">
      <w:pPr>
        <w:numPr>
          <w:ilvl w:val="0"/>
          <w:numId w:val="9"/>
        </w:numPr>
      </w:pPr>
      <w:r>
        <w:t>Chills (feeling cold)</w:t>
      </w:r>
    </w:p>
    <w:p w14:paraId="00000097" w14:textId="77777777" w:rsidR="007C5FF3" w:rsidRDefault="00C964C5">
      <w:pPr>
        <w:numPr>
          <w:ilvl w:val="0"/>
          <w:numId w:val="9"/>
        </w:numPr>
      </w:pPr>
      <w:r>
        <w:t>Loss of or change in sense of smell</w:t>
      </w:r>
    </w:p>
    <w:p w14:paraId="00000098" w14:textId="77777777" w:rsidR="007C5FF3" w:rsidRDefault="00C964C5">
      <w:pPr>
        <w:numPr>
          <w:ilvl w:val="0"/>
          <w:numId w:val="9"/>
        </w:numPr>
      </w:pPr>
      <w:r>
        <w:t>Loss of or change in sense of taste</w:t>
      </w:r>
    </w:p>
    <w:p w14:paraId="00000099" w14:textId="77777777" w:rsidR="007C5FF3" w:rsidRDefault="00C964C5">
      <w:pPr>
        <w:numPr>
          <w:ilvl w:val="0"/>
          <w:numId w:val="9"/>
        </w:numPr>
      </w:pPr>
      <w:r>
        <w:t>Confusion, disorientation, dizziness or drowsiness</w:t>
      </w:r>
    </w:p>
    <w:p w14:paraId="0000009A" w14:textId="77777777" w:rsidR="007C5FF3" w:rsidRDefault="00C964C5">
      <w:pPr>
        <w:numPr>
          <w:ilvl w:val="0"/>
          <w:numId w:val="9"/>
        </w:numPr>
      </w:pPr>
      <w:r>
        <w:t>Problems with memory and concentration ("brain fog")</w:t>
      </w:r>
    </w:p>
    <w:p w14:paraId="0000009B" w14:textId="77777777" w:rsidR="007C5FF3" w:rsidRDefault="00C964C5">
      <w:pPr>
        <w:numPr>
          <w:ilvl w:val="0"/>
          <w:numId w:val="9"/>
        </w:numPr>
      </w:pPr>
      <w:r>
        <w:t>Sore (or painful) throat</w:t>
      </w:r>
    </w:p>
    <w:p w14:paraId="0000009C" w14:textId="77777777" w:rsidR="007C5FF3" w:rsidRDefault="00C964C5">
      <w:pPr>
        <w:numPr>
          <w:ilvl w:val="0"/>
          <w:numId w:val="9"/>
        </w:numPr>
      </w:pPr>
      <w:r>
        <w:t>Hoarse voice</w:t>
      </w:r>
    </w:p>
    <w:p w14:paraId="0000009D" w14:textId="77777777" w:rsidR="007C5FF3" w:rsidRDefault="00C964C5">
      <w:pPr>
        <w:numPr>
          <w:ilvl w:val="0"/>
          <w:numId w:val="9"/>
        </w:numPr>
      </w:pPr>
      <w:r>
        <w:t>Shortness of breath</w:t>
      </w:r>
    </w:p>
    <w:p w14:paraId="0000009E" w14:textId="77777777" w:rsidR="007C5FF3" w:rsidRDefault="00C964C5">
      <w:pPr>
        <w:numPr>
          <w:ilvl w:val="0"/>
          <w:numId w:val="9"/>
        </w:numPr>
      </w:pPr>
      <w:r>
        <w:t>Breathlessness affecting normal activities</w:t>
      </w:r>
    </w:p>
    <w:p w14:paraId="0000009F" w14:textId="77777777" w:rsidR="007C5FF3" w:rsidRDefault="00C964C5">
      <w:pPr>
        <w:numPr>
          <w:ilvl w:val="0"/>
          <w:numId w:val="9"/>
        </w:numPr>
      </w:pPr>
      <w:r>
        <w:t>Persistent cough</w:t>
      </w:r>
    </w:p>
    <w:p w14:paraId="000000A0" w14:textId="77777777" w:rsidR="007C5FF3" w:rsidRDefault="00C964C5">
      <w:pPr>
        <w:numPr>
          <w:ilvl w:val="0"/>
          <w:numId w:val="9"/>
        </w:numPr>
      </w:pPr>
      <w:r>
        <w:t>Runny or blocked nose</w:t>
      </w:r>
    </w:p>
    <w:p w14:paraId="000000A1" w14:textId="77777777" w:rsidR="007C5FF3" w:rsidRDefault="00C964C5">
      <w:pPr>
        <w:numPr>
          <w:ilvl w:val="0"/>
          <w:numId w:val="9"/>
        </w:numPr>
      </w:pPr>
      <w:r>
        <w:t>Reduced appetite</w:t>
      </w:r>
    </w:p>
    <w:p w14:paraId="000000A2" w14:textId="77777777" w:rsidR="007C5FF3" w:rsidRDefault="00C964C5">
      <w:pPr>
        <w:numPr>
          <w:ilvl w:val="0"/>
          <w:numId w:val="9"/>
        </w:numPr>
      </w:pPr>
      <w:r>
        <w:t>Nausea and/or vomiting</w:t>
      </w:r>
    </w:p>
    <w:p w14:paraId="000000A3" w14:textId="77777777" w:rsidR="007C5FF3" w:rsidRDefault="00C964C5">
      <w:pPr>
        <w:numPr>
          <w:ilvl w:val="0"/>
          <w:numId w:val="9"/>
        </w:numPr>
      </w:pPr>
      <w:r>
        <w:t>Abdominal pain</w:t>
      </w:r>
    </w:p>
    <w:p w14:paraId="000000A4" w14:textId="77777777" w:rsidR="007C5FF3" w:rsidRDefault="00C964C5">
      <w:pPr>
        <w:numPr>
          <w:ilvl w:val="0"/>
          <w:numId w:val="9"/>
        </w:numPr>
      </w:pPr>
      <w:r>
        <w:t>Joint pain</w:t>
      </w:r>
    </w:p>
    <w:p w14:paraId="000000A5" w14:textId="77777777" w:rsidR="007C5FF3" w:rsidRDefault="00C964C5">
      <w:pPr>
        <w:numPr>
          <w:ilvl w:val="0"/>
          <w:numId w:val="9"/>
        </w:numPr>
      </w:pPr>
      <w:proofErr w:type="spellStart"/>
      <w:r>
        <w:t>Diarrhoea</w:t>
      </w:r>
      <w:proofErr w:type="spellEnd"/>
    </w:p>
    <w:p w14:paraId="000000A6" w14:textId="77777777" w:rsidR="007C5FF3" w:rsidRDefault="00C964C5">
      <w:pPr>
        <w:numPr>
          <w:ilvl w:val="0"/>
          <w:numId w:val="9"/>
        </w:numPr>
      </w:pPr>
      <w:r>
        <w:t xml:space="preserve">Weight loss (otherwise unexplained) </w:t>
      </w:r>
    </w:p>
    <w:p w14:paraId="000000A7" w14:textId="77777777" w:rsidR="007C5FF3" w:rsidRDefault="00C964C5">
      <w:pPr>
        <w:numPr>
          <w:ilvl w:val="0"/>
          <w:numId w:val="9"/>
        </w:numPr>
      </w:pPr>
      <w:r>
        <w:t>Abnormal muscle pains or aches</w:t>
      </w:r>
    </w:p>
    <w:p w14:paraId="000000A8" w14:textId="77777777" w:rsidR="007C5FF3" w:rsidRDefault="00C964C5">
      <w:pPr>
        <w:numPr>
          <w:ilvl w:val="0"/>
          <w:numId w:val="9"/>
        </w:numPr>
      </w:pPr>
      <w:r>
        <w:t>Limbs feeling heavy</w:t>
      </w:r>
    </w:p>
    <w:p w14:paraId="000000A9" w14:textId="77777777" w:rsidR="007C5FF3" w:rsidRDefault="00C964C5">
      <w:pPr>
        <w:numPr>
          <w:ilvl w:val="0"/>
          <w:numId w:val="9"/>
        </w:numPr>
      </w:pPr>
      <w:r>
        <w:t>Numbness or tingling in the body</w:t>
      </w:r>
    </w:p>
    <w:p w14:paraId="000000AA" w14:textId="77777777" w:rsidR="007C5FF3" w:rsidRDefault="00C964C5">
      <w:pPr>
        <w:numPr>
          <w:ilvl w:val="0"/>
          <w:numId w:val="9"/>
        </w:numPr>
      </w:pPr>
      <w:r>
        <w:t>Headache (more often than normal)</w:t>
      </w:r>
    </w:p>
    <w:p w14:paraId="000000AB" w14:textId="77777777" w:rsidR="007C5FF3" w:rsidRDefault="00C964C5">
      <w:pPr>
        <w:numPr>
          <w:ilvl w:val="0"/>
          <w:numId w:val="9"/>
        </w:numPr>
      </w:pPr>
      <w:r>
        <w:t>Chest pain</w:t>
      </w:r>
    </w:p>
    <w:p w14:paraId="000000AC" w14:textId="77777777" w:rsidR="007C5FF3" w:rsidRDefault="00C964C5">
      <w:pPr>
        <w:numPr>
          <w:ilvl w:val="0"/>
          <w:numId w:val="9"/>
        </w:numPr>
      </w:pPr>
      <w:r>
        <w:t>Difficulty sleeping or insomnia</w:t>
      </w:r>
    </w:p>
    <w:p w14:paraId="000000AD" w14:textId="77777777" w:rsidR="007C5FF3" w:rsidRDefault="00C964C5">
      <w:pPr>
        <w:numPr>
          <w:ilvl w:val="0"/>
          <w:numId w:val="9"/>
        </w:numPr>
        <w:shd w:val="clear" w:color="auto" w:fill="F0F4F5"/>
        <w:spacing w:after="480" w:line="353" w:lineRule="auto"/>
        <w:rPr>
          <w:color w:val="212B32"/>
        </w:rPr>
      </w:pPr>
      <w:r>
        <w:rPr>
          <w:color w:val="212B32"/>
        </w:rPr>
        <w:t>Depression or anxiety</w:t>
      </w:r>
    </w:p>
    <w:p w14:paraId="000000AE" w14:textId="77777777" w:rsidR="007C5FF3" w:rsidRDefault="00C964C5">
      <w:pPr>
        <w:pStyle w:val="Heading3"/>
        <w:spacing w:after="240" w:line="240" w:lineRule="auto"/>
      </w:pPr>
      <w:bookmarkStart w:id="37" w:name="_heading=h.2bn6wsx" w:colFirst="0" w:colLast="0"/>
      <w:bookmarkEnd w:id="37"/>
      <w:r>
        <w:t>EHR</w:t>
      </w:r>
    </w:p>
    <w:p w14:paraId="000000AF" w14:textId="77777777" w:rsidR="007C5FF3" w:rsidRDefault="00C964C5">
      <w:pPr>
        <w:spacing w:line="240" w:lineRule="auto"/>
      </w:pPr>
      <w:sdt>
        <w:sdtPr>
          <w:tag w:val="goog_rdk_24"/>
          <w:id w:val="1347910589"/>
        </w:sdtPr>
        <w:sdtEndPr/>
        <w:sdtContent/>
      </w:sdt>
      <w:sdt>
        <w:sdtPr>
          <w:tag w:val="goog_rdk_25"/>
          <w:id w:val="1290856969"/>
        </w:sdtPr>
        <w:sdtEndPr/>
        <w:sdtContent/>
      </w:sdt>
      <w:r>
        <w:t>A definitive list of symptoms</w:t>
      </w:r>
      <w:r>
        <w:t xml:space="preserve"> and their codes does not yet exist. However, in addition to the </w:t>
      </w:r>
      <w:hyperlink w:anchor="_heading=h.2xcytpi">
        <w:r>
          <w:rPr>
            <w:color w:val="1155CC"/>
            <w:u w:val="single"/>
          </w:rPr>
          <w:t>specific Long COVID diagnosis codes</w:t>
        </w:r>
      </w:hyperlink>
      <w:r>
        <w:t xml:space="preserve"> listed above, we recommend initially considering the codes used in the algorithm developed by the 4CE</w:t>
      </w:r>
    </w:p>
    <w:p w14:paraId="000000B0" w14:textId="77777777" w:rsidR="007C5FF3" w:rsidRDefault="00C964C5">
      <w:pPr>
        <w:spacing w:line="240" w:lineRule="auto"/>
      </w:pPr>
      <w:r>
        <w:t>[</w:t>
      </w:r>
      <w:hyperlink r:id="rId39">
        <w:r>
          <w:rPr>
            <w:color w:val="1155CC"/>
            <w:u w:val="single"/>
          </w:rPr>
          <w:t>https://www.medrxiv.org/content/10.1101/2021.04.25.21255923v3.full-text</w:t>
        </w:r>
      </w:hyperlink>
      <w:r>
        <w:t>] and kindly provided by Shefali Verma of Penn Medicine. These codes are (</w:t>
      </w:r>
      <w:r>
        <w:rPr>
          <w:u w:val="single"/>
        </w:rPr>
        <w:t>ICD-10</w:t>
      </w:r>
      <w:r>
        <w:t xml:space="preserve">, </w:t>
      </w:r>
      <w:r>
        <w:rPr>
          <w:i/>
        </w:rPr>
        <w:t>ICD-9</w:t>
      </w:r>
      <w:r>
        <w:t>):</w:t>
      </w:r>
    </w:p>
    <w:p w14:paraId="000000B1" w14:textId="77777777" w:rsidR="007C5FF3" w:rsidRDefault="00C964C5">
      <w:pPr>
        <w:numPr>
          <w:ilvl w:val="0"/>
          <w:numId w:val="14"/>
        </w:numPr>
        <w:spacing w:line="240" w:lineRule="auto"/>
      </w:pPr>
      <w:r>
        <w:t xml:space="preserve">Bluish lips/face: </w:t>
      </w:r>
      <w:r>
        <w:rPr>
          <w:u w:val="single"/>
        </w:rPr>
        <w:t>R23.0</w:t>
      </w:r>
      <w:r>
        <w:t xml:space="preserve">, </w:t>
      </w:r>
      <w:r>
        <w:rPr>
          <w:i/>
        </w:rPr>
        <w:t>782.5</w:t>
      </w:r>
    </w:p>
    <w:p w14:paraId="000000B2" w14:textId="77777777" w:rsidR="007C5FF3" w:rsidRDefault="00C964C5">
      <w:pPr>
        <w:numPr>
          <w:ilvl w:val="0"/>
          <w:numId w:val="14"/>
        </w:numPr>
        <w:spacing w:line="240" w:lineRule="auto"/>
      </w:pPr>
      <w:r>
        <w:t xml:space="preserve">Breathing problems: </w:t>
      </w:r>
      <w:r>
        <w:rPr>
          <w:u w:val="single"/>
        </w:rPr>
        <w:t>R06.0</w:t>
      </w:r>
      <w:r>
        <w:t xml:space="preserve">, </w:t>
      </w:r>
      <w:r>
        <w:rPr>
          <w:u w:val="single"/>
        </w:rPr>
        <w:t>R06.00</w:t>
      </w:r>
      <w:r>
        <w:t xml:space="preserve">, </w:t>
      </w:r>
      <w:r>
        <w:rPr>
          <w:u w:val="single"/>
        </w:rPr>
        <w:t>R06.01</w:t>
      </w:r>
      <w:r>
        <w:t xml:space="preserve">, </w:t>
      </w:r>
      <w:r>
        <w:rPr>
          <w:u w:val="single"/>
        </w:rPr>
        <w:t>R06.02</w:t>
      </w:r>
      <w:r>
        <w:t xml:space="preserve">, </w:t>
      </w:r>
      <w:r>
        <w:rPr>
          <w:u w:val="single"/>
        </w:rPr>
        <w:t>R06.03</w:t>
      </w:r>
      <w:r>
        <w:t xml:space="preserve">, </w:t>
      </w:r>
      <w:r>
        <w:rPr>
          <w:u w:val="single"/>
        </w:rPr>
        <w:t>R06.09</w:t>
      </w:r>
      <w:r>
        <w:t xml:space="preserve">, </w:t>
      </w:r>
      <w:r>
        <w:rPr>
          <w:i/>
        </w:rPr>
        <w:t>518.82</w:t>
      </w:r>
      <w:r>
        <w:t xml:space="preserve">, </w:t>
      </w:r>
      <w:r>
        <w:rPr>
          <w:i/>
        </w:rPr>
        <w:t>770.89</w:t>
      </w:r>
      <w:r>
        <w:t xml:space="preserve">, </w:t>
      </w:r>
      <w:r>
        <w:rPr>
          <w:i/>
        </w:rPr>
        <w:t>786.00</w:t>
      </w:r>
      <w:r>
        <w:t xml:space="preserve">, </w:t>
      </w:r>
      <w:r>
        <w:rPr>
          <w:i/>
        </w:rPr>
        <w:t>786.02</w:t>
      </w:r>
      <w:r>
        <w:t xml:space="preserve">, </w:t>
      </w:r>
      <w:r>
        <w:rPr>
          <w:i/>
        </w:rPr>
        <w:t>786.05</w:t>
      </w:r>
      <w:r>
        <w:t xml:space="preserve">, </w:t>
      </w:r>
      <w:r>
        <w:rPr>
          <w:i/>
        </w:rPr>
        <w:t>786.09</w:t>
      </w:r>
    </w:p>
    <w:p w14:paraId="000000B3" w14:textId="77777777" w:rsidR="007C5FF3" w:rsidRDefault="00C964C5">
      <w:pPr>
        <w:numPr>
          <w:ilvl w:val="0"/>
          <w:numId w:val="14"/>
        </w:numPr>
        <w:spacing w:line="240" w:lineRule="auto"/>
      </w:pPr>
      <w:r>
        <w:t xml:space="preserve">Chest pressure/pain: </w:t>
      </w:r>
      <w:r>
        <w:rPr>
          <w:u w:val="single"/>
        </w:rPr>
        <w:t>R07.1</w:t>
      </w:r>
      <w:r>
        <w:t xml:space="preserve">, </w:t>
      </w:r>
      <w:r>
        <w:rPr>
          <w:u w:val="single"/>
        </w:rPr>
        <w:t>R07.8</w:t>
      </w:r>
      <w:r>
        <w:t xml:space="preserve">, </w:t>
      </w:r>
      <w:r>
        <w:rPr>
          <w:u w:val="single"/>
        </w:rPr>
        <w:t>R07.81</w:t>
      </w:r>
      <w:r>
        <w:t xml:space="preserve">, </w:t>
      </w:r>
      <w:r>
        <w:rPr>
          <w:u w:val="single"/>
        </w:rPr>
        <w:t>R07.89</w:t>
      </w:r>
      <w:r>
        <w:t xml:space="preserve">, </w:t>
      </w:r>
      <w:r>
        <w:rPr>
          <w:u w:val="single"/>
        </w:rPr>
        <w:t>R07.9</w:t>
      </w:r>
      <w:r>
        <w:t xml:space="preserve">, </w:t>
      </w:r>
      <w:r>
        <w:rPr>
          <w:i/>
        </w:rPr>
        <w:t>786.50</w:t>
      </w:r>
      <w:r>
        <w:t xml:space="preserve">, </w:t>
      </w:r>
      <w:r>
        <w:rPr>
          <w:i/>
        </w:rPr>
        <w:t>786.52</w:t>
      </w:r>
      <w:r>
        <w:t xml:space="preserve">, </w:t>
      </w:r>
      <w:r>
        <w:rPr>
          <w:i/>
        </w:rPr>
        <w:t>786.59</w:t>
      </w:r>
    </w:p>
    <w:p w14:paraId="000000B4" w14:textId="77777777" w:rsidR="007C5FF3" w:rsidRDefault="00C964C5">
      <w:pPr>
        <w:numPr>
          <w:ilvl w:val="0"/>
          <w:numId w:val="14"/>
        </w:numPr>
        <w:spacing w:line="240" w:lineRule="auto"/>
      </w:pPr>
      <w:r>
        <w:t xml:space="preserve">Chills: </w:t>
      </w:r>
      <w:r>
        <w:rPr>
          <w:u w:val="single"/>
        </w:rPr>
        <w:t>R50.9</w:t>
      </w:r>
      <w:r>
        <w:t xml:space="preserve">, </w:t>
      </w:r>
      <w:r>
        <w:rPr>
          <w:u w:val="single"/>
        </w:rPr>
        <w:t>R68.83</w:t>
      </w:r>
      <w:r>
        <w:t xml:space="preserve">, </w:t>
      </w:r>
      <w:r>
        <w:rPr>
          <w:i/>
        </w:rPr>
        <w:t>780.60</w:t>
      </w:r>
      <w:r>
        <w:t xml:space="preserve">, </w:t>
      </w:r>
      <w:r>
        <w:rPr>
          <w:i/>
        </w:rPr>
        <w:t>780.64</w:t>
      </w:r>
    </w:p>
    <w:p w14:paraId="000000B5" w14:textId="77777777" w:rsidR="007C5FF3" w:rsidRDefault="00C964C5">
      <w:pPr>
        <w:numPr>
          <w:ilvl w:val="0"/>
          <w:numId w:val="14"/>
        </w:numPr>
        <w:spacing w:line="240" w:lineRule="auto"/>
      </w:pPr>
      <w:r>
        <w:t xml:space="preserve">Complete loss of smell (anosmia): </w:t>
      </w:r>
      <w:r>
        <w:rPr>
          <w:u w:val="single"/>
        </w:rPr>
        <w:t>R43.0</w:t>
      </w:r>
      <w:r>
        <w:t xml:space="preserve">, </w:t>
      </w:r>
      <w:r>
        <w:rPr>
          <w:i/>
        </w:rPr>
        <w:t>781.1</w:t>
      </w:r>
    </w:p>
    <w:p w14:paraId="000000B6" w14:textId="77777777" w:rsidR="007C5FF3" w:rsidRDefault="00C964C5">
      <w:pPr>
        <w:numPr>
          <w:ilvl w:val="0"/>
          <w:numId w:val="14"/>
        </w:numPr>
        <w:spacing w:line="240" w:lineRule="auto"/>
      </w:pPr>
      <w:r>
        <w:t xml:space="preserve">Complete loss of taste (ageusia): </w:t>
      </w:r>
      <w:r>
        <w:rPr>
          <w:u w:val="single"/>
        </w:rPr>
        <w:t>R43.2</w:t>
      </w:r>
      <w:r>
        <w:t xml:space="preserve">, </w:t>
      </w:r>
      <w:r>
        <w:rPr>
          <w:i/>
        </w:rPr>
        <w:t>781.1</w:t>
      </w:r>
    </w:p>
    <w:p w14:paraId="000000B7" w14:textId="77777777" w:rsidR="007C5FF3" w:rsidRDefault="00C964C5">
      <w:pPr>
        <w:numPr>
          <w:ilvl w:val="0"/>
          <w:numId w:val="14"/>
        </w:numPr>
        <w:spacing w:line="240" w:lineRule="auto"/>
      </w:pPr>
      <w:r>
        <w:t xml:space="preserve">Confusion or inability to rouse: </w:t>
      </w:r>
      <w:r>
        <w:rPr>
          <w:u w:val="single"/>
        </w:rPr>
        <w:t>R41.0</w:t>
      </w:r>
      <w:r>
        <w:t xml:space="preserve">, </w:t>
      </w:r>
      <w:r>
        <w:rPr>
          <w:u w:val="single"/>
        </w:rPr>
        <w:t>R46.4</w:t>
      </w:r>
      <w:r>
        <w:t xml:space="preserve">, </w:t>
      </w:r>
      <w:r>
        <w:rPr>
          <w:i/>
        </w:rPr>
        <w:t>780.97</w:t>
      </w:r>
      <w:r>
        <w:t xml:space="preserve">, </w:t>
      </w:r>
      <w:r>
        <w:rPr>
          <w:i/>
        </w:rPr>
        <w:t>799.89</w:t>
      </w:r>
    </w:p>
    <w:sdt>
      <w:sdtPr>
        <w:tag w:val="goog_rdk_28"/>
        <w:id w:val="-549996420"/>
      </w:sdtPr>
      <w:sdtEndPr/>
      <w:sdtContent>
        <w:p w14:paraId="000000B8" w14:textId="77777777" w:rsidR="007C5FF3" w:rsidRDefault="00C964C5">
          <w:pPr>
            <w:numPr>
              <w:ilvl w:val="0"/>
              <w:numId w:val="14"/>
            </w:numPr>
            <w:rPr>
              <w:ins w:id="38" w:author="Vilma Lammi" w:date="2022-02-25T11:58:00Z"/>
            </w:rPr>
          </w:pPr>
          <w:sdt>
            <w:sdtPr>
              <w:tag w:val="goog_rdk_27"/>
              <w:id w:val="-1247726214"/>
            </w:sdtPr>
            <w:sdtEndPr/>
            <w:sdtContent>
              <w:ins w:id="39" w:author="Vilma Lammi" w:date="2022-02-25T11:58:00Z">
                <w:r>
                  <w:t>Coronavirus as the cause of other diseases: B97.2</w:t>
                </w:r>
              </w:ins>
            </w:sdtContent>
          </w:sdt>
        </w:p>
      </w:sdtContent>
    </w:sdt>
    <w:p w14:paraId="000000B9" w14:textId="77777777" w:rsidR="007C5FF3" w:rsidRDefault="00C964C5">
      <w:pPr>
        <w:numPr>
          <w:ilvl w:val="0"/>
          <w:numId w:val="14"/>
        </w:numPr>
        <w:spacing w:line="240" w:lineRule="auto"/>
      </w:pPr>
      <w:r>
        <w:t xml:space="preserve">Cough: </w:t>
      </w:r>
      <w:r>
        <w:rPr>
          <w:u w:val="single"/>
        </w:rPr>
        <w:t>R04.2</w:t>
      </w:r>
      <w:r>
        <w:t xml:space="preserve">, </w:t>
      </w:r>
      <w:r>
        <w:rPr>
          <w:u w:val="single"/>
        </w:rPr>
        <w:t>R05</w:t>
      </w:r>
      <w:r>
        <w:t xml:space="preserve">, </w:t>
      </w:r>
      <w:r>
        <w:rPr>
          <w:i/>
        </w:rPr>
        <w:t>786.2</w:t>
      </w:r>
      <w:r>
        <w:t xml:space="preserve">, </w:t>
      </w:r>
      <w:r>
        <w:rPr>
          <w:i/>
        </w:rPr>
        <w:t>786.30</w:t>
      </w:r>
    </w:p>
    <w:p w14:paraId="000000BA" w14:textId="77777777" w:rsidR="007C5FF3" w:rsidRDefault="00C964C5">
      <w:pPr>
        <w:numPr>
          <w:ilvl w:val="0"/>
          <w:numId w:val="14"/>
        </w:numPr>
        <w:spacing w:line="240" w:lineRule="auto"/>
      </w:pPr>
      <w:r>
        <w:t xml:space="preserve">Diarrhea (&gt;= 3 loose/looser than normal stools in 24 </w:t>
      </w:r>
      <w:proofErr w:type="spellStart"/>
      <w:r>
        <w:t>hr</w:t>
      </w:r>
      <w:proofErr w:type="spellEnd"/>
      <w:r>
        <w:t xml:space="preserve"> period): </w:t>
      </w:r>
      <w:r>
        <w:rPr>
          <w:u w:val="single"/>
        </w:rPr>
        <w:t>R19.7</w:t>
      </w:r>
      <w:r>
        <w:t xml:space="preserve">, </w:t>
      </w:r>
      <w:r>
        <w:rPr>
          <w:i/>
        </w:rPr>
        <w:t>787.91</w:t>
      </w:r>
    </w:p>
    <w:p w14:paraId="000000BB" w14:textId="77777777" w:rsidR="007C5FF3" w:rsidRDefault="00C964C5">
      <w:pPr>
        <w:numPr>
          <w:ilvl w:val="0"/>
          <w:numId w:val="14"/>
        </w:numPr>
        <w:spacing w:line="240" w:lineRule="auto"/>
      </w:pPr>
      <w:r>
        <w:t xml:space="preserve">Fatigue/lethargy: </w:t>
      </w:r>
      <w:r>
        <w:rPr>
          <w:u w:val="single"/>
        </w:rPr>
        <w:t>R53.81</w:t>
      </w:r>
      <w:r>
        <w:t xml:space="preserve">, </w:t>
      </w:r>
      <w:r>
        <w:rPr>
          <w:u w:val="single"/>
        </w:rPr>
        <w:t>R53.82</w:t>
      </w:r>
      <w:r>
        <w:t xml:space="preserve">, </w:t>
      </w:r>
      <w:r>
        <w:rPr>
          <w:u w:val="single"/>
        </w:rPr>
        <w:t>R53.83</w:t>
      </w:r>
      <w:r>
        <w:t xml:space="preserve">, </w:t>
      </w:r>
      <w:r>
        <w:rPr>
          <w:i/>
        </w:rPr>
        <w:t>780.71</w:t>
      </w:r>
      <w:r>
        <w:t xml:space="preserve">, </w:t>
      </w:r>
      <w:r>
        <w:rPr>
          <w:i/>
        </w:rPr>
        <w:t>780.79</w:t>
      </w:r>
    </w:p>
    <w:p w14:paraId="000000BC" w14:textId="77777777" w:rsidR="007C5FF3" w:rsidRDefault="00C964C5">
      <w:pPr>
        <w:numPr>
          <w:ilvl w:val="0"/>
          <w:numId w:val="14"/>
        </w:numPr>
        <w:spacing w:line="240" w:lineRule="auto"/>
      </w:pPr>
      <w:r>
        <w:t xml:space="preserve">Fever &gt; 100.4: </w:t>
      </w:r>
      <w:r>
        <w:rPr>
          <w:u w:val="single"/>
        </w:rPr>
        <w:t>R50.81</w:t>
      </w:r>
      <w:r>
        <w:t xml:space="preserve">, </w:t>
      </w:r>
      <w:r>
        <w:rPr>
          <w:u w:val="single"/>
        </w:rPr>
        <w:t>R50.9</w:t>
      </w:r>
      <w:r>
        <w:t xml:space="preserve">, </w:t>
      </w:r>
      <w:r>
        <w:rPr>
          <w:i/>
        </w:rPr>
        <w:t>780.60</w:t>
      </w:r>
      <w:r>
        <w:t xml:space="preserve">, </w:t>
      </w:r>
      <w:r>
        <w:rPr>
          <w:i/>
        </w:rPr>
        <w:t>780.61</w:t>
      </w:r>
    </w:p>
    <w:p w14:paraId="000000BD" w14:textId="77777777" w:rsidR="007C5FF3" w:rsidRDefault="00C964C5">
      <w:pPr>
        <w:numPr>
          <w:ilvl w:val="0"/>
          <w:numId w:val="14"/>
        </w:numPr>
        <w:spacing w:line="240" w:lineRule="auto"/>
      </w:pPr>
      <w:r>
        <w:t xml:space="preserve">Headache: </w:t>
      </w:r>
      <w:r>
        <w:rPr>
          <w:u w:val="single"/>
        </w:rPr>
        <w:t>R51.9</w:t>
      </w:r>
    </w:p>
    <w:p w14:paraId="000000BE" w14:textId="77777777" w:rsidR="007C5FF3" w:rsidRDefault="00C964C5">
      <w:pPr>
        <w:numPr>
          <w:ilvl w:val="0"/>
          <w:numId w:val="14"/>
        </w:numPr>
        <w:spacing w:line="240" w:lineRule="auto"/>
      </w:pPr>
      <w:r>
        <w:t xml:space="preserve">Mild conjunctivitis/red eye: </w:t>
      </w:r>
      <w:r>
        <w:rPr>
          <w:u w:val="single"/>
        </w:rPr>
        <w:t>H10*</w:t>
      </w:r>
      <w:r>
        <w:t xml:space="preserve">, </w:t>
      </w:r>
      <w:r>
        <w:rPr>
          <w:u w:val="single"/>
        </w:rPr>
        <w:t>H11*</w:t>
      </w:r>
      <w:r>
        <w:t xml:space="preserve">, </w:t>
      </w:r>
      <w:r>
        <w:rPr>
          <w:u w:val="single"/>
        </w:rPr>
        <w:t>H57.9</w:t>
      </w:r>
      <w:r>
        <w:t>, analogous ICD-9 (</w:t>
      </w:r>
      <w:r>
        <w:rPr>
          <w:i/>
        </w:rPr>
        <w:t>372*</w:t>
      </w:r>
      <w:r>
        <w:t xml:space="preserve">), </w:t>
      </w:r>
      <w:r>
        <w:rPr>
          <w:i/>
        </w:rPr>
        <w:t>V41.1</w:t>
      </w:r>
    </w:p>
    <w:p w14:paraId="000000BF" w14:textId="77777777" w:rsidR="007C5FF3" w:rsidRDefault="00C964C5">
      <w:pPr>
        <w:numPr>
          <w:ilvl w:val="0"/>
          <w:numId w:val="14"/>
        </w:numPr>
        <w:spacing w:line="240" w:lineRule="auto"/>
      </w:pPr>
      <w:r>
        <w:t xml:space="preserve">Muscle pain: </w:t>
      </w:r>
      <w:r>
        <w:rPr>
          <w:u w:val="single"/>
        </w:rPr>
        <w:t>M79.1</w:t>
      </w:r>
      <w:r>
        <w:t xml:space="preserve">, </w:t>
      </w:r>
      <w:r>
        <w:rPr>
          <w:i/>
        </w:rPr>
        <w:t>729.1</w:t>
      </w:r>
      <w:sdt>
        <w:sdtPr>
          <w:tag w:val="goog_rdk_29"/>
          <w:id w:val="-813024933"/>
        </w:sdtPr>
        <w:sdtEndPr/>
        <w:sdtContent>
          <w:ins w:id="40" w:author="Minttu Marttila" w:date="2022-02-28T11:32:00Z">
            <w:r>
              <w:rPr>
                <w:i/>
              </w:rPr>
              <w:t>, ​​M60.9, M79.6, M79.7</w:t>
            </w:r>
          </w:ins>
        </w:sdtContent>
      </w:sdt>
    </w:p>
    <w:p w14:paraId="000000C0" w14:textId="77777777" w:rsidR="007C5FF3" w:rsidRDefault="00C964C5">
      <w:pPr>
        <w:numPr>
          <w:ilvl w:val="0"/>
          <w:numId w:val="14"/>
        </w:numPr>
        <w:spacing w:line="240" w:lineRule="auto"/>
      </w:pPr>
      <w:r>
        <w:t xml:space="preserve">Nausea or vomiting: </w:t>
      </w:r>
      <w:r>
        <w:rPr>
          <w:u w:val="single"/>
        </w:rPr>
        <w:t>R11.0</w:t>
      </w:r>
      <w:r>
        <w:t xml:space="preserve">, </w:t>
      </w:r>
      <w:r>
        <w:rPr>
          <w:u w:val="single"/>
        </w:rPr>
        <w:t>R11.10</w:t>
      </w:r>
      <w:r>
        <w:t xml:space="preserve">, </w:t>
      </w:r>
      <w:r>
        <w:rPr>
          <w:u w:val="single"/>
        </w:rPr>
        <w:t>R11.11</w:t>
      </w:r>
      <w:r>
        <w:t xml:space="preserve">, </w:t>
      </w:r>
      <w:r>
        <w:rPr>
          <w:u w:val="single"/>
        </w:rPr>
        <w:t>R11.12</w:t>
      </w:r>
      <w:r>
        <w:t xml:space="preserve">, </w:t>
      </w:r>
      <w:r>
        <w:rPr>
          <w:u w:val="single"/>
        </w:rPr>
        <w:t>R11.2</w:t>
      </w:r>
      <w:r>
        <w:t xml:space="preserve">, </w:t>
      </w:r>
      <w:r>
        <w:rPr>
          <w:i/>
        </w:rPr>
        <w:t>787.01</w:t>
      </w:r>
      <w:r>
        <w:t xml:space="preserve">, </w:t>
      </w:r>
      <w:r>
        <w:rPr>
          <w:i/>
        </w:rPr>
        <w:t>787.02</w:t>
      </w:r>
      <w:r>
        <w:t xml:space="preserve">, </w:t>
      </w:r>
      <w:r>
        <w:rPr>
          <w:i/>
        </w:rPr>
        <w:t>787.03</w:t>
      </w:r>
    </w:p>
    <w:p w14:paraId="000000C1" w14:textId="77777777" w:rsidR="007C5FF3" w:rsidRDefault="00C964C5">
      <w:pPr>
        <w:numPr>
          <w:ilvl w:val="0"/>
          <w:numId w:val="14"/>
        </w:numPr>
        <w:spacing w:line="240" w:lineRule="auto"/>
      </w:pPr>
      <w:r>
        <w:t xml:space="preserve">Other: </w:t>
      </w:r>
      <w:r>
        <w:rPr>
          <w:u w:val="single"/>
        </w:rPr>
        <w:t>R00.2</w:t>
      </w:r>
      <w:r>
        <w:t xml:space="preserve">, </w:t>
      </w:r>
      <w:r>
        <w:rPr>
          <w:u w:val="single"/>
        </w:rPr>
        <w:t>R09.89</w:t>
      </w:r>
      <w:r>
        <w:t xml:space="preserve">, </w:t>
      </w:r>
      <w:r>
        <w:rPr>
          <w:u w:val="single"/>
        </w:rPr>
        <w:t>R41.840</w:t>
      </w:r>
      <w:r>
        <w:t xml:space="preserve">, </w:t>
      </w:r>
      <w:r>
        <w:rPr>
          <w:u w:val="single"/>
        </w:rPr>
        <w:t>R42</w:t>
      </w:r>
      <w:r>
        <w:t xml:space="preserve">, </w:t>
      </w:r>
      <w:r>
        <w:rPr>
          <w:u w:val="single"/>
        </w:rPr>
        <w:t>M25.51</w:t>
      </w:r>
      <w:r>
        <w:t xml:space="preserve">, </w:t>
      </w:r>
      <w:r>
        <w:rPr>
          <w:u w:val="single"/>
        </w:rPr>
        <w:t>M35.81</w:t>
      </w:r>
      <w:r>
        <w:t xml:space="preserve">, </w:t>
      </w:r>
      <w:r>
        <w:rPr>
          <w:u w:val="single"/>
        </w:rPr>
        <w:t>F32.9</w:t>
      </w:r>
      <w:r>
        <w:t xml:space="preserve">, </w:t>
      </w:r>
      <w:r>
        <w:rPr>
          <w:u w:val="single"/>
        </w:rPr>
        <w:t>F41.9</w:t>
      </w:r>
      <w:r>
        <w:t xml:space="preserve">, </w:t>
      </w:r>
      <w:r>
        <w:rPr>
          <w:i/>
        </w:rPr>
        <w:t>296.20</w:t>
      </w:r>
      <w:r>
        <w:t xml:space="preserve">, </w:t>
      </w:r>
      <w:r>
        <w:rPr>
          <w:i/>
        </w:rPr>
        <w:t>300.00</w:t>
      </w:r>
      <w:r>
        <w:t xml:space="preserve">, </w:t>
      </w:r>
      <w:r>
        <w:rPr>
          <w:i/>
        </w:rPr>
        <w:t>719.41</w:t>
      </w:r>
      <w:r>
        <w:t xml:space="preserve">, </w:t>
      </w:r>
      <w:r>
        <w:rPr>
          <w:i/>
        </w:rPr>
        <w:t>780.4</w:t>
      </w:r>
      <w:r>
        <w:t xml:space="preserve">, </w:t>
      </w:r>
      <w:r>
        <w:rPr>
          <w:i/>
        </w:rPr>
        <w:t>785.1</w:t>
      </w:r>
      <w:r>
        <w:t xml:space="preserve">, </w:t>
      </w:r>
      <w:r>
        <w:rPr>
          <w:i/>
        </w:rPr>
        <w:t>785.9</w:t>
      </w:r>
      <w:r>
        <w:t xml:space="preserve">, </w:t>
      </w:r>
      <w:r>
        <w:rPr>
          <w:i/>
        </w:rPr>
        <w:t>799.51</w:t>
      </w:r>
    </w:p>
    <w:p w14:paraId="000000C2" w14:textId="77777777" w:rsidR="007C5FF3" w:rsidRDefault="00C964C5">
      <w:pPr>
        <w:numPr>
          <w:ilvl w:val="0"/>
          <w:numId w:val="14"/>
        </w:numPr>
        <w:spacing w:line="240" w:lineRule="auto"/>
      </w:pPr>
      <w:r>
        <w:t xml:space="preserve">Partial loss of smell (partial anosmia): </w:t>
      </w:r>
      <w:r>
        <w:rPr>
          <w:u w:val="single"/>
        </w:rPr>
        <w:t>R43.1</w:t>
      </w:r>
      <w:r>
        <w:t xml:space="preserve">, </w:t>
      </w:r>
      <w:r>
        <w:rPr>
          <w:u w:val="single"/>
        </w:rPr>
        <w:t>R43.9</w:t>
      </w:r>
      <w:r>
        <w:t xml:space="preserve">, </w:t>
      </w:r>
      <w:r>
        <w:rPr>
          <w:i/>
        </w:rPr>
        <w:t>781.1</w:t>
      </w:r>
    </w:p>
    <w:p w14:paraId="000000C3" w14:textId="77777777" w:rsidR="007C5FF3" w:rsidRDefault="00C964C5">
      <w:pPr>
        <w:numPr>
          <w:ilvl w:val="0"/>
          <w:numId w:val="14"/>
        </w:numPr>
        <w:spacing w:line="240" w:lineRule="auto"/>
      </w:pPr>
      <w:r>
        <w:t xml:space="preserve">Partial loss of taste (partial ageusia): </w:t>
      </w:r>
      <w:r>
        <w:rPr>
          <w:u w:val="single"/>
        </w:rPr>
        <w:t>R43.8</w:t>
      </w:r>
      <w:r>
        <w:t xml:space="preserve">, </w:t>
      </w:r>
      <w:r>
        <w:rPr>
          <w:u w:val="single"/>
        </w:rPr>
        <w:t>R43.9</w:t>
      </w:r>
      <w:r>
        <w:t xml:space="preserve">, </w:t>
      </w:r>
      <w:r>
        <w:rPr>
          <w:i/>
        </w:rPr>
        <w:t>781.1</w:t>
      </w:r>
    </w:p>
    <w:p w14:paraId="000000C4" w14:textId="77777777" w:rsidR="007C5FF3" w:rsidRDefault="00C964C5">
      <w:pPr>
        <w:numPr>
          <w:ilvl w:val="0"/>
          <w:numId w:val="14"/>
        </w:numPr>
        <w:spacing w:line="240" w:lineRule="auto"/>
      </w:pPr>
      <w:r>
        <w:t xml:space="preserve">Runny nose: </w:t>
      </w:r>
      <w:r>
        <w:rPr>
          <w:u w:val="single"/>
        </w:rPr>
        <w:t>R09.81</w:t>
      </w:r>
      <w:r>
        <w:t xml:space="preserve">, </w:t>
      </w:r>
      <w:r>
        <w:rPr>
          <w:u w:val="single"/>
        </w:rPr>
        <w:t>R09.89</w:t>
      </w:r>
      <w:r>
        <w:t xml:space="preserve">, </w:t>
      </w:r>
      <w:r>
        <w:rPr>
          <w:i/>
        </w:rPr>
        <w:t>478.19</w:t>
      </w:r>
      <w:r>
        <w:t xml:space="preserve">, </w:t>
      </w:r>
      <w:r>
        <w:rPr>
          <w:i/>
        </w:rPr>
        <w:t>785.9</w:t>
      </w:r>
    </w:p>
    <w:p w14:paraId="000000C5" w14:textId="77777777" w:rsidR="007C5FF3" w:rsidRDefault="00C964C5">
      <w:pPr>
        <w:numPr>
          <w:ilvl w:val="0"/>
          <w:numId w:val="14"/>
        </w:numPr>
        <w:spacing w:line="240" w:lineRule="auto"/>
      </w:pPr>
      <w:r>
        <w:t xml:space="preserve">Sore throat: </w:t>
      </w:r>
      <w:r>
        <w:rPr>
          <w:u w:val="single"/>
        </w:rPr>
        <w:t>J02.9</w:t>
      </w:r>
      <w:r>
        <w:t xml:space="preserve">, </w:t>
      </w:r>
      <w:r>
        <w:rPr>
          <w:u w:val="single"/>
        </w:rPr>
        <w:t>R07.0</w:t>
      </w:r>
      <w:r>
        <w:t xml:space="preserve">, </w:t>
      </w:r>
      <w:r>
        <w:rPr>
          <w:u w:val="single"/>
        </w:rPr>
        <w:t>R09.89</w:t>
      </w:r>
      <w:r>
        <w:t xml:space="preserve">, </w:t>
      </w:r>
      <w:r>
        <w:rPr>
          <w:i/>
        </w:rPr>
        <w:t>462</w:t>
      </w:r>
      <w:r>
        <w:t xml:space="preserve">, </w:t>
      </w:r>
      <w:r>
        <w:rPr>
          <w:i/>
        </w:rPr>
        <w:t>784.1</w:t>
      </w:r>
      <w:r>
        <w:t xml:space="preserve">, </w:t>
      </w:r>
      <w:r>
        <w:rPr>
          <w:i/>
        </w:rPr>
        <w:t>785.9</w:t>
      </w:r>
    </w:p>
    <w:p w14:paraId="000000C6" w14:textId="77777777" w:rsidR="007C5FF3" w:rsidRDefault="00C964C5">
      <w:pPr>
        <w:numPr>
          <w:ilvl w:val="0"/>
          <w:numId w:val="14"/>
        </w:numPr>
        <w:spacing w:line="240" w:lineRule="auto"/>
      </w:pPr>
      <w:r>
        <w:t xml:space="preserve">Weight loss: </w:t>
      </w:r>
      <w:r>
        <w:rPr>
          <w:u w:val="single"/>
        </w:rPr>
        <w:t>R63.4</w:t>
      </w:r>
      <w:r>
        <w:t xml:space="preserve">, </w:t>
      </w:r>
      <w:r>
        <w:rPr>
          <w:i/>
        </w:rPr>
        <w:t>783.21</w:t>
      </w:r>
      <w:r>
        <w:rPr>
          <w:u w:val="single"/>
        </w:rPr>
        <w:t xml:space="preserve"> </w:t>
      </w:r>
    </w:p>
    <w:sdt>
      <w:sdtPr>
        <w:tag w:val="goog_rdk_32"/>
        <w:id w:val="1466160145"/>
      </w:sdtPr>
      <w:sdtEndPr/>
      <w:sdtContent>
        <w:p w14:paraId="000000C7" w14:textId="77777777" w:rsidR="007C5FF3" w:rsidRDefault="00C964C5">
          <w:pPr>
            <w:numPr>
              <w:ilvl w:val="0"/>
              <w:numId w:val="14"/>
            </w:numPr>
            <w:spacing w:line="240" w:lineRule="auto"/>
            <w:rPr>
              <w:ins w:id="41" w:author="Minttu Marttila" w:date="2022-02-28T11:34:00Z"/>
            </w:rPr>
          </w:pPr>
          <w:r>
            <w:rPr>
              <w:u w:val="single"/>
            </w:rPr>
            <w:t>Sequelae of other specified infectious and parasitic diseases: B94.8</w:t>
          </w:r>
          <w:r>
            <w:t>?</w:t>
          </w:r>
          <w:sdt>
            <w:sdtPr>
              <w:tag w:val="goog_rdk_30"/>
              <w:id w:val="2102982241"/>
            </w:sdtPr>
            <w:sdtEndPr/>
            <w:sdtContent>
              <w:sdt>
                <w:sdtPr>
                  <w:tag w:val="goog_rdk_31"/>
                  <w:id w:val="-1601170486"/>
                </w:sdtPr>
                <w:sdtEndPr/>
                <w:sdtContent/>
              </w:sdt>
            </w:sdtContent>
          </w:sdt>
        </w:p>
      </w:sdtContent>
    </w:sdt>
    <w:sdt>
      <w:sdtPr>
        <w:tag w:val="goog_rdk_34"/>
        <w:id w:val="1380281121"/>
      </w:sdtPr>
      <w:sdtEndPr/>
      <w:sdtContent>
        <w:p w14:paraId="000000C8" w14:textId="77777777" w:rsidR="007C5FF3" w:rsidRDefault="00C964C5">
          <w:pPr>
            <w:spacing w:line="240" w:lineRule="auto"/>
            <w:ind w:left="720"/>
            <w:rPr>
              <w:ins w:id="42" w:author="Minttu Marttila" w:date="2022-02-28T11:34:00Z"/>
            </w:rPr>
          </w:pPr>
          <w:sdt>
            <w:sdtPr>
              <w:tag w:val="goog_rdk_33"/>
              <w:id w:val="-60252708"/>
            </w:sdtPr>
            <w:sdtEndPr/>
            <w:sdtContent>
              <w:ins w:id="43" w:author="Minttu Marttila" w:date="2022-02-28T11:34:00Z">
                <w:r>
                  <w:t>Short list of symptoms:</w:t>
                </w:r>
              </w:ins>
            </w:sdtContent>
          </w:sdt>
        </w:p>
      </w:sdtContent>
    </w:sdt>
    <w:sdt>
      <w:sdtPr>
        <w:tag w:val="goog_rdk_36"/>
        <w:id w:val="502478544"/>
      </w:sdtPr>
      <w:sdtEndPr/>
      <w:sdtContent>
        <w:p w14:paraId="000000C9" w14:textId="77777777" w:rsidR="007C5FF3" w:rsidRDefault="00C964C5">
          <w:pPr>
            <w:numPr>
              <w:ilvl w:val="0"/>
              <w:numId w:val="14"/>
            </w:numPr>
            <w:spacing w:line="240" w:lineRule="auto"/>
            <w:rPr>
              <w:ins w:id="44" w:author="Minttu Marttila" w:date="2022-02-28T11:34:00Z"/>
            </w:rPr>
          </w:pPr>
          <w:sdt>
            <w:sdtPr>
              <w:tag w:val="goog_rdk_35"/>
              <w:id w:val="447364857"/>
            </w:sdtPr>
            <w:sdtEndPr/>
            <w:sdtContent>
              <w:ins w:id="45" w:author="Minttu Marttila" w:date="2022-02-28T11:34:00Z">
                <w:r>
                  <w:t>Fatigue/lethargy: R53.81, R53.82, R53.83, 780.71, 780.79</w:t>
                </w:r>
              </w:ins>
            </w:sdtContent>
          </w:sdt>
        </w:p>
      </w:sdtContent>
    </w:sdt>
    <w:sdt>
      <w:sdtPr>
        <w:tag w:val="goog_rdk_38"/>
        <w:id w:val="-1929955866"/>
      </w:sdtPr>
      <w:sdtEndPr/>
      <w:sdtContent>
        <w:p w14:paraId="000000CA" w14:textId="77777777" w:rsidR="007C5FF3" w:rsidRDefault="00C964C5">
          <w:pPr>
            <w:numPr>
              <w:ilvl w:val="0"/>
              <w:numId w:val="14"/>
            </w:numPr>
            <w:spacing w:line="240" w:lineRule="auto"/>
            <w:rPr>
              <w:ins w:id="46" w:author="Minttu Marttila" w:date="2022-02-28T11:34:00Z"/>
            </w:rPr>
          </w:pPr>
          <w:sdt>
            <w:sdtPr>
              <w:tag w:val="goog_rdk_37"/>
              <w:id w:val="309836052"/>
            </w:sdtPr>
            <w:sdtEndPr/>
            <w:sdtContent>
              <w:ins w:id="47" w:author="Minttu Marttila" w:date="2022-02-28T11:34:00Z">
                <w:r>
                  <w:t>Brain fog (memory loss, inability to concentrate, sleep problems) 780.93, R41.840</w:t>
                </w:r>
              </w:ins>
            </w:sdtContent>
          </w:sdt>
        </w:p>
      </w:sdtContent>
    </w:sdt>
    <w:sdt>
      <w:sdtPr>
        <w:tag w:val="goog_rdk_40"/>
        <w:id w:val="1496376385"/>
      </w:sdtPr>
      <w:sdtEndPr/>
      <w:sdtContent>
        <w:p w14:paraId="000000CB" w14:textId="77777777" w:rsidR="007C5FF3" w:rsidRDefault="00C964C5">
          <w:pPr>
            <w:numPr>
              <w:ilvl w:val="0"/>
              <w:numId w:val="14"/>
            </w:numPr>
            <w:spacing w:line="240" w:lineRule="auto"/>
            <w:rPr>
              <w:ins w:id="48" w:author="Minttu Marttila" w:date="2022-02-28T11:34:00Z"/>
            </w:rPr>
          </w:pPr>
          <w:sdt>
            <w:sdtPr>
              <w:tag w:val="goog_rdk_39"/>
              <w:id w:val="122512595"/>
            </w:sdtPr>
            <w:sdtEndPr/>
            <w:sdtContent>
              <w:ins w:id="49" w:author="Minttu Marttila" w:date="2022-02-28T11:34:00Z">
                <w:r>
                  <w:t>Muscle pain/myalgia and weakness: M60.9, M79.1, M79.6, M79.7, (729.1 ICD 9)</w:t>
                </w:r>
              </w:ins>
            </w:sdtContent>
          </w:sdt>
        </w:p>
      </w:sdtContent>
    </w:sdt>
    <w:sdt>
      <w:sdtPr>
        <w:tag w:val="goog_rdk_42"/>
        <w:id w:val="-1117443071"/>
      </w:sdtPr>
      <w:sdtEndPr/>
      <w:sdtContent>
        <w:p w14:paraId="000000CC" w14:textId="77777777" w:rsidR="007C5FF3" w:rsidRDefault="00C964C5">
          <w:pPr>
            <w:numPr>
              <w:ilvl w:val="0"/>
              <w:numId w:val="14"/>
            </w:numPr>
            <w:spacing w:line="240" w:lineRule="auto"/>
            <w:rPr>
              <w:ins w:id="50" w:author="Minttu Marttila" w:date="2022-02-28T11:34:00Z"/>
            </w:rPr>
          </w:pPr>
          <w:sdt>
            <w:sdtPr>
              <w:tag w:val="goog_rdk_41"/>
              <w:id w:val="228886494"/>
            </w:sdtPr>
            <w:sdtEndPr/>
            <w:sdtContent>
              <w:ins w:id="51" w:author="Minttu Marttila" w:date="2022-02-28T11:34:00Z">
                <w:r>
                  <w:t>Headache: R51.9</w:t>
                </w:r>
              </w:ins>
            </w:sdtContent>
          </w:sdt>
        </w:p>
      </w:sdtContent>
    </w:sdt>
    <w:sdt>
      <w:sdtPr>
        <w:tag w:val="goog_rdk_44"/>
        <w:id w:val="1597046267"/>
      </w:sdtPr>
      <w:sdtEndPr/>
      <w:sdtContent>
        <w:p w14:paraId="000000CD" w14:textId="77777777" w:rsidR="007C5FF3" w:rsidRDefault="00C964C5">
          <w:pPr>
            <w:numPr>
              <w:ilvl w:val="0"/>
              <w:numId w:val="14"/>
            </w:numPr>
            <w:spacing w:line="240" w:lineRule="auto"/>
            <w:rPr>
              <w:ins w:id="52" w:author="Minttu Marttila" w:date="2022-02-28T11:34:00Z"/>
            </w:rPr>
          </w:pPr>
          <w:sdt>
            <w:sdtPr>
              <w:tag w:val="goog_rdk_43"/>
              <w:id w:val="1660113730"/>
            </w:sdtPr>
            <w:sdtEndPr/>
            <w:sdtContent>
              <w:ins w:id="53" w:author="Minttu Marttila" w:date="2022-02-28T11:34:00Z">
                <w:r>
                  <w:t>Fever: R50.81, R50.9, 780.60, 780.61</w:t>
                </w:r>
              </w:ins>
            </w:sdtContent>
          </w:sdt>
        </w:p>
      </w:sdtContent>
    </w:sdt>
    <w:sdt>
      <w:sdtPr>
        <w:tag w:val="goog_rdk_46"/>
        <w:id w:val="948816737"/>
      </w:sdtPr>
      <w:sdtEndPr/>
      <w:sdtContent>
        <w:p w14:paraId="000000CE" w14:textId="77777777" w:rsidR="007C5FF3" w:rsidRDefault="00C964C5">
          <w:pPr>
            <w:numPr>
              <w:ilvl w:val="0"/>
              <w:numId w:val="14"/>
            </w:numPr>
            <w:spacing w:line="240" w:lineRule="auto"/>
            <w:rPr>
              <w:ins w:id="54" w:author="Minttu Marttila" w:date="2022-02-28T11:34:00Z"/>
            </w:rPr>
          </w:pPr>
          <w:sdt>
            <w:sdtPr>
              <w:tag w:val="goog_rdk_45"/>
              <w:id w:val="-409465185"/>
            </w:sdtPr>
            <w:sdtEndPr/>
            <w:sdtContent>
              <w:ins w:id="55" w:author="Minttu Marttila" w:date="2022-02-28T11:34:00Z">
                <w:r>
                  <w:t>Cough: R04.2, R05, 786.2, 786.30</w:t>
                </w:r>
              </w:ins>
            </w:sdtContent>
          </w:sdt>
        </w:p>
      </w:sdtContent>
    </w:sdt>
    <w:sdt>
      <w:sdtPr>
        <w:tag w:val="goog_rdk_48"/>
        <w:id w:val="-224995157"/>
      </w:sdtPr>
      <w:sdtEndPr/>
      <w:sdtContent>
        <w:p w14:paraId="000000CF" w14:textId="77777777" w:rsidR="007C5FF3" w:rsidRDefault="00C964C5">
          <w:pPr>
            <w:numPr>
              <w:ilvl w:val="0"/>
              <w:numId w:val="14"/>
            </w:numPr>
            <w:spacing w:line="240" w:lineRule="auto"/>
            <w:rPr>
              <w:ins w:id="56" w:author="Minttu Marttila" w:date="2022-02-28T11:34:00Z"/>
            </w:rPr>
          </w:pPr>
          <w:sdt>
            <w:sdtPr>
              <w:tag w:val="goog_rdk_47"/>
              <w:id w:val="-1098705190"/>
            </w:sdtPr>
            <w:sdtEndPr/>
            <w:sdtContent>
              <w:ins w:id="57" w:author="Minttu Marttila" w:date="2022-02-28T11:34:00Z">
                <w:r>
                  <w:t>Breathing problems/dyspnea: R06.00, R06.01, R06.02, R06.03, R06.09, 518.82, 770.89, 786.00, 786.02, 786.05, 786.09</w:t>
                </w:r>
              </w:ins>
            </w:sdtContent>
          </w:sdt>
        </w:p>
      </w:sdtContent>
    </w:sdt>
    <w:sdt>
      <w:sdtPr>
        <w:tag w:val="goog_rdk_50"/>
        <w:id w:val="-262226183"/>
      </w:sdtPr>
      <w:sdtEndPr/>
      <w:sdtContent>
        <w:p w14:paraId="000000D0" w14:textId="77777777" w:rsidR="007C5FF3" w:rsidRDefault="00C964C5">
          <w:pPr>
            <w:numPr>
              <w:ilvl w:val="0"/>
              <w:numId w:val="14"/>
            </w:numPr>
            <w:spacing w:line="240" w:lineRule="auto"/>
            <w:rPr>
              <w:ins w:id="58" w:author="Minttu Marttila" w:date="2022-02-28T11:34:00Z"/>
            </w:rPr>
          </w:pPr>
          <w:sdt>
            <w:sdtPr>
              <w:tag w:val="goog_rdk_49"/>
              <w:id w:val="-2037878351"/>
            </w:sdtPr>
            <w:sdtEndPr/>
            <w:sdtContent>
              <w:ins w:id="59" w:author="Minttu Marttila" w:date="2022-02-28T11:34:00Z">
                <w:r>
                  <w:t xml:space="preserve">Chest pain R07 </w:t>
                </w:r>
              </w:ins>
            </w:sdtContent>
          </w:sdt>
        </w:p>
      </w:sdtContent>
    </w:sdt>
    <w:sdt>
      <w:sdtPr>
        <w:tag w:val="goog_rdk_52"/>
        <w:id w:val="-1866658259"/>
      </w:sdtPr>
      <w:sdtEndPr/>
      <w:sdtContent>
        <w:p w14:paraId="000000D1" w14:textId="77777777" w:rsidR="007C5FF3" w:rsidRDefault="00C964C5">
          <w:pPr>
            <w:numPr>
              <w:ilvl w:val="0"/>
              <w:numId w:val="14"/>
            </w:numPr>
            <w:spacing w:line="240" w:lineRule="auto"/>
            <w:rPr>
              <w:ins w:id="60" w:author="Minttu Marttila" w:date="2022-02-28T11:34:00Z"/>
            </w:rPr>
          </w:pPr>
          <w:sdt>
            <w:sdtPr>
              <w:tag w:val="goog_rdk_51"/>
              <w:id w:val="-861748271"/>
            </w:sdtPr>
            <w:sdtEndPr/>
            <w:sdtContent>
              <w:ins w:id="61" w:author="Minttu Marttila" w:date="2022-02-28T11:34:00Z">
                <w:r>
                  <w:t>Arrhythmia I49.9</w:t>
                </w:r>
              </w:ins>
            </w:sdtContent>
          </w:sdt>
        </w:p>
      </w:sdtContent>
    </w:sdt>
    <w:sdt>
      <w:sdtPr>
        <w:tag w:val="goog_rdk_54"/>
        <w:id w:val="-938759241"/>
      </w:sdtPr>
      <w:sdtEndPr/>
      <w:sdtContent>
        <w:p w14:paraId="000000D2" w14:textId="77777777" w:rsidR="007C5FF3" w:rsidRDefault="00C964C5">
          <w:pPr>
            <w:numPr>
              <w:ilvl w:val="0"/>
              <w:numId w:val="14"/>
            </w:numPr>
            <w:spacing w:line="240" w:lineRule="auto"/>
            <w:rPr>
              <w:ins w:id="62" w:author="Minttu Marttila" w:date="2022-02-28T11:34:00Z"/>
            </w:rPr>
          </w:pPr>
          <w:sdt>
            <w:sdtPr>
              <w:tag w:val="goog_rdk_53"/>
              <w:id w:val="694122301"/>
            </w:sdtPr>
            <w:sdtEndPr/>
            <w:sdtContent>
              <w:ins w:id="63" w:author="Minttu Marttila" w:date="2022-02-28T11:34:00Z">
                <w:r>
                  <w:t>Loss of smell (anosmia): R43.0, 781.1 and loss of taste (ageusia): R43.2, 781.1</w:t>
                </w:r>
              </w:ins>
            </w:sdtContent>
          </w:sdt>
        </w:p>
      </w:sdtContent>
    </w:sdt>
    <w:sdt>
      <w:sdtPr>
        <w:tag w:val="goog_rdk_56"/>
        <w:id w:val="116188413"/>
      </w:sdtPr>
      <w:sdtEndPr/>
      <w:sdtContent>
        <w:p w14:paraId="000000D3" w14:textId="77777777" w:rsidR="007C5FF3" w:rsidRPr="007C5FF3" w:rsidRDefault="00C964C5" w:rsidP="007C5FF3">
          <w:pPr>
            <w:spacing w:line="240" w:lineRule="auto"/>
            <w:ind w:left="720"/>
            <w:rPr>
              <w:color w:val="000000"/>
              <w:rPrChange w:id="64" w:author="Minttu Marttila" w:date="2022-02-28T11:34:00Z">
                <w:rPr/>
              </w:rPrChange>
            </w:rPr>
            <w:pPrChange w:id="65" w:author="Minttu Marttila" w:date="2022-02-28T11:34:00Z">
              <w:pPr>
                <w:numPr>
                  <w:numId w:val="14"/>
                </w:numPr>
                <w:spacing w:line="240" w:lineRule="auto"/>
                <w:ind w:left="720" w:hanging="360"/>
              </w:pPr>
            </w:pPrChange>
          </w:pPr>
          <w:sdt>
            <w:sdtPr>
              <w:tag w:val="goog_rdk_55"/>
              <w:id w:val="686942317"/>
            </w:sdtPr>
            <w:sdtEndPr/>
            <w:sdtContent/>
          </w:sdt>
        </w:p>
      </w:sdtContent>
    </w:sdt>
    <w:p w14:paraId="000000D4" w14:textId="77777777" w:rsidR="007C5FF3" w:rsidRDefault="00C964C5">
      <w:pPr>
        <w:pStyle w:val="Heading2"/>
        <w:spacing w:line="240" w:lineRule="auto"/>
      </w:pPr>
      <w:bookmarkStart w:id="66" w:name="_heading=h.qsh70q" w:colFirst="0" w:colLast="0"/>
      <w:bookmarkEnd w:id="66"/>
      <w:r>
        <w:t>Pre-existing symptoms</w:t>
      </w:r>
    </w:p>
    <w:p w14:paraId="000000D5" w14:textId="77777777" w:rsidR="007C5FF3" w:rsidRDefault="00C964C5">
      <w:pPr>
        <w:spacing w:line="240" w:lineRule="auto"/>
        <w:jc w:val="both"/>
      </w:pPr>
      <w:r>
        <w:t xml:space="preserve">In the wide EHR-based phenotype, to </w:t>
      </w:r>
      <w:proofErr w:type="spellStart"/>
      <w:r>
        <w:t>minimise</w:t>
      </w:r>
      <w:proofErr w:type="spellEnd"/>
      <w:r>
        <w:t xml:space="preserve"> the misclassification of COVID symptoms that are unlikely to be caused by COVID-19 infection, we should, for each patient, rule out symptoms that precede the COVID infection or that the patient has previously been diagnosed with.</w:t>
      </w:r>
    </w:p>
    <w:p w14:paraId="000000D6" w14:textId="77777777" w:rsidR="007C5FF3" w:rsidRDefault="007C5FF3">
      <w:pPr>
        <w:spacing w:line="240" w:lineRule="auto"/>
        <w:jc w:val="both"/>
      </w:pPr>
    </w:p>
    <w:p w14:paraId="000000D7" w14:textId="77777777" w:rsidR="007C5FF3" w:rsidRDefault="00C964C5">
      <w:pPr>
        <w:numPr>
          <w:ilvl w:val="0"/>
          <w:numId w:val="16"/>
        </w:numPr>
        <w:spacing w:line="240" w:lineRule="auto"/>
        <w:jc w:val="both"/>
      </w:pPr>
      <w:r>
        <w:t>We therefore propose that COVID-19 symptoms will on</w:t>
      </w:r>
      <w:sdt>
        <w:sdtPr>
          <w:tag w:val="goog_rdk_57"/>
          <w:id w:val="390159968"/>
        </w:sdtPr>
        <w:sdtEndPr/>
        <w:sdtContent/>
      </w:sdt>
      <w:sdt>
        <w:sdtPr>
          <w:tag w:val="goog_rdk_58"/>
          <w:id w:val="-548690293"/>
        </w:sdtPr>
        <w:sdtEndPr/>
        <w:sdtContent/>
      </w:sdt>
      <w:sdt>
        <w:sdtPr>
          <w:tag w:val="goog_rdk_59"/>
          <w:id w:val="-2069715143"/>
        </w:sdtPr>
        <w:sdtEndPr/>
        <w:sdtContent/>
      </w:sdt>
      <w:r>
        <w:t>ly be considered if the symptom is not present for the specific individual in the year (365 days) preceding their first COVID-19 diagnosis date.</w:t>
      </w:r>
    </w:p>
    <w:p w14:paraId="000000D8" w14:textId="77777777" w:rsidR="007C5FF3" w:rsidRDefault="007C5FF3">
      <w:pPr>
        <w:spacing w:line="240" w:lineRule="auto"/>
      </w:pPr>
    </w:p>
    <w:p w14:paraId="000000D9" w14:textId="77777777" w:rsidR="007C5FF3" w:rsidRDefault="00C964C5">
      <w:pPr>
        <w:spacing w:line="240" w:lineRule="auto"/>
        <w:jc w:val="both"/>
      </w:pPr>
      <w:r>
        <w:t xml:space="preserve">There will be no ideal way of </w:t>
      </w:r>
      <w:proofErr w:type="spellStart"/>
      <w:r>
        <w:t>characterising</w:t>
      </w:r>
      <w:proofErr w:type="spellEnd"/>
      <w:r>
        <w:t xml:space="preserve"> a symptom as pre-existing, but we aim to </w:t>
      </w:r>
      <w:proofErr w:type="spellStart"/>
      <w:r>
        <w:t>minimise</w:t>
      </w:r>
      <w:proofErr w:type="spellEnd"/>
      <w:r>
        <w:t xml:space="preserve"> the number of non-COVID related symptoms that are used to determine Long COVID status. This definition is currently </w:t>
      </w:r>
      <w:proofErr w:type="gramStart"/>
      <w:r>
        <w:t>open</w:t>
      </w:r>
      <w:proofErr w:type="gramEnd"/>
      <w:r>
        <w:t xml:space="preserve"> and we support discussion on improving this. Therefore, please either leave your comments here or raise this as a discussion point in the regular meetings.</w:t>
      </w:r>
    </w:p>
    <w:p w14:paraId="000000DA" w14:textId="77777777" w:rsidR="007C5FF3" w:rsidRDefault="00C964C5">
      <w:pPr>
        <w:pStyle w:val="Heading2"/>
      </w:pPr>
      <w:bookmarkStart w:id="67" w:name="_heading=h.xqp0jiah8qt" w:colFirst="0" w:colLast="0"/>
      <w:bookmarkEnd w:id="67"/>
      <w:r>
        <w:t>Data from various timepoints</w:t>
      </w:r>
    </w:p>
    <w:p w14:paraId="000000DB" w14:textId="77777777" w:rsidR="007C5FF3" w:rsidRDefault="00C964C5">
      <w:r>
        <w:t xml:space="preserve">If there is data available from several questionnaires in different timepoints, an individual defined as a Long COVID case using the criteria above, will remain a Long COVID case in the GWAS even if they have subsequently recovered based on a later questionnaire. </w:t>
      </w:r>
    </w:p>
    <w:p w14:paraId="000000DC" w14:textId="77777777" w:rsidR="007C5FF3" w:rsidRDefault="00C964C5">
      <w:pPr>
        <w:pStyle w:val="Heading2"/>
      </w:pPr>
      <w:bookmarkStart w:id="68" w:name="_heading=h.awx3ztdlqz5u" w:colFirst="0" w:colLast="0"/>
      <w:bookmarkEnd w:id="68"/>
      <w:r>
        <w:t>Concerning patients who died during follow-up</w:t>
      </w:r>
    </w:p>
    <w:p w14:paraId="000000DD" w14:textId="77777777" w:rsidR="007C5FF3" w:rsidRDefault="00C964C5">
      <w:pPr>
        <w:spacing w:line="240" w:lineRule="auto"/>
        <w:jc w:val="both"/>
      </w:pPr>
      <w:r>
        <w:t>1: Questionnaire based studies should include all patients who were alive to finish the questionnaire(s) during the follow-up after SARS-CoV-2 infection.</w:t>
      </w:r>
    </w:p>
    <w:p w14:paraId="000000DE" w14:textId="77777777" w:rsidR="007C5FF3" w:rsidRDefault="007C5FF3">
      <w:pPr>
        <w:spacing w:line="240" w:lineRule="auto"/>
        <w:jc w:val="both"/>
      </w:pPr>
    </w:p>
    <w:p w14:paraId="000000DF" w14:textId="77777777" w:rsidR="007C5FF3" w:rsidRDefault="00C964C5">
      <w:pPr>
        <w:spacing w:line="240" w:lineRule="auto"/>
        <w:jc w:val="both"/>
      </w:pPr>
      <w:r>
        <w:t xml:space="preserve">2: Electronic health </w:t>
      </w:r>
      <w:proofErr w:type="gramStart"/>
      <w:r>
        <w:t>record based</w:t>
      </w:r>
      <w:proofErr w:type="gramEnd"/>
      <w:r>
        <w:t xml:space="preserve"> studies should include all patients who received a Long-COVID diagnosis, irrespective of whether they died.</w:t>
      </w:r>
    </w:p>
    <w:p w14:paraId="000000E0" w14:textId="77777777" w:rsidR="007C5FF3" w:rsidRDefault="007C5FF3">
      <w:pPr>
        <w:spacing w:line="240" w:lineRule="auto"/>
        <w:jc w:val="both"/>
      </w:pPr>
    </w:p>
    <w:p w14:paraId="000000E1" w14:textId="77777777" w:rsidR="007C5FF3" w:rsidRDefault="00C964C5">
      <w:pPr>
        <w:spacing w:line="240" w:lineRule="auto"/>
        <w:jc w:val="both"/>
      </w:pPr>
      <w:r>
        <w:t>3: Each study should report the number of deaths among cases and controls for each analysis.</w:t>
      </w:r>
    </w:p>
    <w:p w14:paraId="000000E2" w14:textId="77777777" w:rsidR="007C5FF3" w:rsidRDefault="007C5FF3">
      <w:pPr>
        <w:spacing w:line="240" w:lineRule="auto"/>
        <w:jc w:val="both"/>
      </w:pPr>
    </w:p>
    <w:p w14:paraId="000000E3" w14:textId="77777777" w:rsidR="007C5FF3" w:rsidRDefault="00C964C5">
      <w:pPr>
        <w:spacing w:line="240" w:lineRule="auto"/>
        <w:jc w:val="both"/>
      </w:pPr>
      <w:r>
        <w:t>4: A sensitivity analysis should be performed with patients who died excluded before the final analysis before publication. The time for this will be communicated separately to reduce the total burden of analysis work.</w:t>
      </w:r>
    </w:p>
    <w:p w14:paraId="000000E4" w14:textId="77777777" w:rsidR="007C5FF3" w:rsidRDefault="007C5FF3">
      <w:pPr>
        <w:spacing w:line="240" w:lineRule="auto"/>
        <w:jc w:val="both"/>
      </w:pPr>
    </w:p>
    <w:p w14:paraId="000000E5" w14:textId="77777777" w:rsidR="007C5FF3" w:rsidRDefault="007C5FF3">
      <w:pPr>
        <w:spacing w:line="240" w:lineRule="auto"/>
        <w:jc w:val="both"/>
      </w:pPr>
    </w:p>
    <w:p w14:paraId="000000E6" w14:textId="77777777" w:rsidR="007C5FF3" w:rsidRDefault="00C964C5">
      <w:pPr>
        <w:pStyle w:val="Heading2"/>
      </w:pPr>
      <w:bookmarkStart w:id="69" w:name="_heading=h.omov32ms0g1o" w:colFirst="0" w:colLast="0"/>
      <w:bookmarkEnd w:id="69"/>
      <w:r>
        <w:t>New phenotype definitions for symptom clusters</w:t>
      </w:r>
    </w:p>
    <w:p w14:paraId="000000E7" w14:textId="77777777" w:rsidR="007C5FF3" w:rsidRDefault="007C5FF3">
      <w:pPr>
        <w:spacing w:line="240" w:lineRule="auto"/>
        <w:jc w:val="both"/>
      </w:pPr>
    </w:p>
    <w:p w14:paraId="000000E8" w14:textId="77777777" w:rsidR="007C5FF3" w:rsidRDefault="00C964C5">
      <w:pPr>
        <w:spacing w:line="240" w:lineRule="auto"/>
        <w:jc w:val="both"/>
      </w:pPr>
      <w:r>
        <w:t>We will adopt the N2.3 definition for the duration of symptoms and COVID-19 diagnosis.</w:t>
      </w:r>
    </w:p>
    <w:p w14:paraId="000000E9" w14:textId="77777777" w:rsidR="007C5FF3" w:rsidRDefault="007C5FF3">
      <w:pPr>
        <w:spacing w:line="240" w:lineRule="auto"/>
        <w:jc w:val="both"/>
      </w:pPr>
    </w:p>
    <w:p w14:paraId="000000EA" w14:textId="77777777" w:rsidR="007C5FF3" w:rsidRDefault="00C964C5">
      <w:pPr>
        <w:spacing w:line="240" w:lineRule="auto"/>
        <w:jc w:val="both"/>
      </w:pPr>
      <w:sdt>
        <w:sdtPr>
          <w:tag w:val="goog_rdk_60"/>
          <w:id w:val="786172823"/>
        </w:sdtPr>
        <w:sdtEndPr/>
        <w:sdtContent>
          <w:r>
            <w:rPr>
              <w:rFonts w:ascii="Arial Unicode MS" w:eastAsia="Arial Unicode MS" w:hAnsi="Arial Unicode MS" w:cs="Arial Unicode MS"/>
            </w:rPr>
            <w:t xml:space="preserve">The number of both cases and controls need to be each ≥50. </w:t>
          </w:r>
        </w:sdtContent>
      </w:sdt>
    </w:p>
    <w:p w14:paraId="000000EB" w14:textId="77777777" w:rsidR="007C5FF3" w:rsidRDefault="007C5FF3">
      <w:pPr>
        <w:spacing w:line="240" w:lineRule="auto"/>
        <w:jc w:val="both"/>
      </w:pPr>
    </w:p>
    <w:p w14:paraId="000000EC" w14:textId="77777777" w:rsidR="007C5FF3" w:rsidRDefault="00C964C5">
      <w:pPr>
        <w:spacing w:line="240" w:lineRule="auto"/>
        <w:jc w:val="both"/>
      </w:pPr>
      <w:r>
        <w:t>For each symptom cluster, those with the following symptoms are defined as cases.</w:t>
      </w:r>
    </w:p>
    <w:p w14:paraId="000000ED" w14:textId="77777777" w:rsidR="007C5FF3" w:rsidRDefault="00C964C5">
      <w:pPr>
        <w:spacing w:line="240" w:lineRule="auto"/>
        <w:jc w:val="both"/>
      </w:pPr>
      <w:sdt>
        <w:sdtPr>
          <w:tag w:val="goog_rdk_61"/>
          <w:id w:val="-275098303"/>
        </w:sdtPr>
        <w:sdtEndPr/>
        <w:sdtContent>
          <w:r>
            <w:rPr>
              <w:rFonts w:ascii="Arial Unicode MS" w:eastAsia="Arial Unicode MS" w:hAnsi="Arial Unicode MS" w:cs="Arial Unicode MS"/>
            </w:rPr>
            <w:t>Controls could include those with any other symptoms which last ≥3 months after SARS-CoV-2 infection.</w:t>
          </w:r>
        </w:sdtContent>
      </w:sdt>
    </w:p>
    <w:p w14:paraId="000000EE" w14:textId="77777777" w:rsidR="007C5FF3" w:rsidRDefault="007C5FF3">
      <w:pPr>
        <w:spacing w:line="240" w:lineRule="auto"/>
        <w:jc w:val="both"/>
      </w:pPr>
    </w:p>
    <w:p w14:paraId="000000EF" w14:textId="77777777" w:rsidR="007C5FF3" w:rsidRDefault="00C964C5">
      <w:pPr>
        <w:spacing w:line="240" w:lineRule="auto"/>
        <w:jc w:val="both"/>
      </w:pPr>
      <w:r>
        <w:t>ANALYSIS: RESP</w:t>
      </w:r>
    </w:p>
    <w:p w14:paraId="000000F0" w14:textId="77777777" w:rsidR="007C5FF3" w:rsidRDefault="00C964C5">
      <w:pPr>
        <w:numPr>
          <w:ilvl w:val="0"/>
          <w:numId w:val="12"/>
        </w:numPr>
        <w:spacing w:line="240" w:lineRule="auto"/>
        <w:jc w:val="both"/>
      </w:pPr>
      <w:r>
        <w:t>shortness of breath</w:t>
      </w:r>
    </w:p>
    <w:p w14:paraId="000000F1" w14:textId="77777777" w:rsidR="007C5FF3" w:rsidRDefault="00C964C5">
      <w:pPr>
        <w:numPr>
          <w:ilvl w:val="0"/>
          <w:numId w:val="12"/>
        </w:numPr>
        <w:spacing w:line="240" w:lineRule="auto"/>
        <w:jc w:val="both"/>
      </w:pPr>
      <w:r>
        <w:t>cough</w:t>
      </w:r>
    </w:p>
    <w:p w14:paraId="000000F2" w14:textId="77777777" w:rsidR="007C5FF3" w:rsidRDefault="007C5FF3">
      <w:pPr>
        <w:spacing w:line="240" w:lineRule="auto"/>
        <w:jc w:val="both"/>
      </w:pPr>
    </w:p>
    <w:p w14:paraId="000000F3" w14:textId="77777777" w:rsidR="007C5FF3" w:rsidRDefault="00C964C5">
      <w:pPr>
        <w:spacing w:line="240" w:lineRule="auto"/>
        <w:jc w:val="both"/>
      </w:pPr>
      <w:r>
        <w:t>ANALYSIS: FATIGUE</w:t>
      </w:r>
    </w:p>
    <w:p w14:paraId="000000F4" w14:textId="77777777" w:rsidR="007C5FF3" w:rsidRDefault="00C964C5">
      <w:pPr>
        <w:numPr>
          <w:ilvl w:val="0"/>
          <w:numId w:val="12"/>
        </w:numPr>
        <w:spacing w:line="240" w:lineRule="auto"/>
        <w:jc w:val="both"/>
      </w:pPr>
      <w:r>
        <w:t>fatigue / malaise</w:t>
      </w:r>
    </w:p>
    <w:p w14:paraId="000000F5" w14:textId="77777777" w:rsidR="007C5FF3" w:rsidRDefault="007C5FF3">
      <w:pPr>
        <w:spacing w:line="240" w:lineRule="auto"/>
        <w:jc w:val="both"/>
      </w:pPr>
    </w:p>
    <w:p w14:paraId="000000F6" w14:textId="77777777" w:rsidR="007C5FF3" w:rsidRDefault="00C964C5">
      <w:pPr>
        <w:spacing w:line="240" w:lineRule="auto"/>
        <w:jc w:val="both"/>
      </w:pPr>
      <w:r>
        <w:t>ANALYSIS: ANOSMIA</w:t>
      </w:r>
    </w:p>
    <w:p w14:paraId="000000F7" w14:textId="77777777" w:rsidR="007C5FF3" w:rsidRDefault="00C964C5">
      <w:pPr>
        <w:numPr>
          <w:ilvl w:val="0"/>
          <w:numId w:val="12"/>
        </w:numPr>
        <w:spacing w:line="240" w:lineRule="auto"/>
        <w:jc w:val="both"/>
      </w:pPr>
      <w:r>
        <w:t>loss of taste / smell</w:t>
      </w:r>
    </w:p>
    <w:p w14:paraId="000000F8" w14:textId="77777777" w:rsidR="007C5FF3" w:rsidRDefault="007C5FF3">
      <w:pPr>
        <w:spacing w:line="240" w:lineRule="auto"/>
        <w:jc w:val="both"/>
      </w:pPr>
    </w:p>
    <w:p w14:paraId="000000F9" w14:textId="77777777" w:rsidR="007C5FF3" w:rsidRDefault="00C964C5">
      <w:pPr>
        <w:spacing w:line="240" w:lineRule="auto"/>
        <w:jc w:val="both"/>
      </w:pPr>
      <w:r>
        <w:t>ANALYSIS: NEURO</w:t>
      </w:r>
    </w:p>
    <w:p w14:paraId="000000FA" w14:textId="77777777" w:rsidR="007C5FF3" w:rsidRDefault="00C964C5">
      <w:pPr>
        <w:numPr>
          <w:ilvl w:val="0"/>
          <w:numId w:val="12"/>
        </w:numPr>
        <w:spacing w:line="240" w:lineRule="auto"/>
        <w:jc w:val="both"/>
      </w:pPr>
      <w:r>
        <w:t>brain fog</w:t>
      </w:r>
    </w:p>
    <w:p w14:paraId="000000FB" w14:textId="77777777" w:rsidR="007C5FF3" w:rsidRDefault="00C964C5">
      <w:pPr>
        <w:numPr>
          <w:ilvl w:val="0"/>
          <w:numId w:val="12"/>
        </w:numPr>
        <w:spacing w:line="240" w:lineRule="auto"/>
        <w:jc w:val="both"/>
      </w:pPr>
      <w:r>
        <w:t>problems with memory / concentration</w:t>
      </w:r>
    </w:p>
    <w:p w14:paraId="000000FC" w14:textId="77777777" w:rsidR="007C5FF3" w:rsidRDefault="00C964C5">
      <w:pPr>
        <w:numPr>
          <w:ilvl w:val="0"/>
          <w:numId w:val="12"/>
        </w:numPr>
        <w:spacing w:line="240" w:lineRule="auto"/>
        <w:jc w:val="both"/>
      </w:pPr>
      <w:r>
        <w:t>confusion / disorientation</w:t>
      </w:r>
    </w:p>
    <w:p w14:paraId="000000FD" w14:textId="77777777" w:rsidR="007C5FF3" w:rsidRDefault="00C964C5">
      <w:pPr>
        <w:spacing w:line="240" w:lineRule="auto"/>
        <w:jc w:val="both"/>
      </w:pPr>
      <w:r>
        <w:br/>
        <w:t>ANALYSIS: GI</w:t>
      </w:r>
    </w:p>
    <w:p w14:paraId="000000FE" w14:textId="77777777" w:rsidR="007C5FF3" w:rsidRDefault="00C964C5">
      <w:pPr>
        <w:numPr>
          <w:ilvl w:val="0"/>
          <w:numId w:val="12"/>
        </w:numPr>
        <w:spacing w:line="240" w:lineRule="auto"/>
        <w:jc w:val="both"/>
      </w:pPr>
      <w:r>
        <w:t xml:space="preserve">nausea </w:t>
      </w:r>
    </w:p>
    <w:p w14:paraId="000000FF" w14:textId="77777777" w:rsidR="007C5FF3" w:rsidRDefault="00C964C5">
      <w:pPr>
        <w:numPr>
          <w:ilvl w:val="0"/>
          <w:numId w:val="12"/>
        </w:numPr>
        <w:spacing w:line="240" w:lineRule="auto"/>
        <w:jc w:val="both"/>
      </w:pPr>
      <w:r>
        <w:t>vomiting</w:t>
      </w:r>
    </w:p>
    <w:p w14:paraId="00000100" w14:textId="77777777" w:rsidR="007C5FF3" w:rsidRDefault="00C964C5">
      <w:pPr>
        <w:numPr>
          <w:ilvl w:val="0"/>
          <w:numId w:val="12"/>
        </w:numPr>
        <w:spacing w:line="240" w:lineRule="auto"/>
        <w:jc w:val="both"/>
      </w:pPr>
      <w:r>
        <w:t>diarrhea</w:t>
      </w:r>
    </w:p>
    <w:sectPr w:rsidR="007C5FF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63AE51" w14:textId="77777777" w:rsidR="00C964C5" w:rsidRDefault="00C964C5">
      <w:pPr>
        <w:spacing w:line="240" w:lineRule="auto"/>
      </w:pPr>
      <w:r>
        <w:separator/>
      </w:r>
    </w:p>
  </w:endnote>
  <w:endnote w:type="continuationSeparator" w:id="0">
    <w:p w14:paraId="29CE71E2" w14:textId="77777777" w:rsidR="00C964C5" w:rsidRDefault="00C964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E18B1F8-26EB-49CA-8906-9FBB77A41A8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DD84B96B-C221-4019-A277-4759D5E54A03}"/>
  </w:font>
  <w:font w:name="Cambria">
    <w:panose1 w:val="02040503050406030204"/>
    <w:charset w:val="00"/>
    <w:family w:val="roman"/>
    <w:pitch w:val="variable"/>
    <w:sig w:usb0="E00006FF" w:usb1="420024FF" w:usb2="02000000" w:usb3="00000000" w:csb0="0000019F" w:csb1="00000000"/>
    <w:embedRegular r:id="rId3" w:fontKey="{6CE59D6D-0C7B-449B-A0E7-AED7A59CC91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C2F1BC" w14:textId="77777777" w:rsidR="00C964C5" w:rsidRDefault="00C964C5">
      <w:pPr>
        <w:spacing w:line="240" w:lineRule="auto"/>
      </w:pPr>
      <w:r>
        <w:separator/>
      </w:r>
    </w:p>
  </w:footnote>
  <w:footnote w:type="continuationSeparator" w:id="0">
    <w:p w14:paraId="7E9D1B01" w14:textId="77777777" w:rsidR="00C964C5" w:rsidRDefault="00C964C5">
      <w:pPr>
        <w:spacing w:line="240" w:lineRule="auto"/>
      </w:pPr>
      <w:r>
        <w:continuationSeparator/>
      </w:r>
    </w:p>
  </w:footnote>
  <w:footnote w:id="1">
    <w:p w14:paraId="00000102" w14:textId="77777777" w:rsidR="007C5FF3" w:rsidRDefault="00C964C5">
      <w:pPr>
        <w:spacing w:line="240" w:lineRule="auto"/>
        <w:rPr>
          <w:sz w:val="20"/>
          <w:szCs w:val="20"/>
        </w:rPr>
      </w:pPr>
      <w:r>
        <w:rPr>
          <w:vertAlign w:val="superscript"/>
        </w:rPr>
        <w:footnoteRef/>
      </w:r>
      <w:r>
        <w:rPr>
          <w:sz w:val="20"/>
          <w:szCs w:val="20"/>
        </w:rPr>
        <w:t xml:space="preserve"> A list of acceptable COVID-19 diagnosis methods is provided in the </w:t>
      </w:r>
      <w:hyperlink w:anchor="_heading=h.z337ya">
        <w:r>
          <w:rPr>
            <w:color w:val="1155CC"/>
            <w:sz w:val="20"/>
            <w:szCs w:val="20"/>
            <w:u w:val="single"/>
          </w:rPr>
          <w:t>COVID-19 diagnoses</w:t>
        </w:r>
      </w:hyperlink>
      <w:r>
        <w:rPr>
          <w:sz w:val="20"/>
          <w:szCs w:val="20"/>
        </w:rPr>
        <w:t xml:space="preserve"> section.</w:t>
      </w:r>
    </w:p>
  </w:footnote>
  <w:footnote w:id="2">
    <w:p w14:paraId="00000106" w14:textId="77777777" w:rsidR="007C5FF3" w:rsidRDefault="00C964C5">
      <w:pPr>
        <w:spacing w:line="240" w:lineRule="auto"/>
        <w:rPr>
          <w:sz w:val="20"/>
          <w:szCs w:val="20"/>
        </w:rPr>
      </w:pPr>
      <w:r>
        <w:rPr>
          <w:vertAlign w:val="superscript"/>
        </w:rPr>
        <w:footnoteRef/>
      </w:r>
      <w:r>
        <w:rPr>
          <w:sz w:val="20"/>
          <w:szCs w:val="20"/>
        </w:rPr>
        <w:t xml:space="preserve"> Any symptom or symptoms, please see the </w:t>
      </w:r>
      <w:hyperlink w:anchor="_heading=h.1ci93xb">
        <w:r>
          <w:rPr>
            <w:color w:val="1155CC"/>
            <w:sz w:val="20"/>
            <w:szCs w:val="20"/>
            <w:u w:val="single"/>
          </w:rPr>
          <w:t>Long COVID-19 symptoms</w:t>
        </w:r>
      </w:hyperlink>
      <w:r>
        <w:rPr>
          <w:sz w:val="20"/>
          <w:szCs w:val="20"/>
        </w:rPr>
        <w:t xml:space="preserve">, </w:t>
      </w:r>
      <w:hyperlink w:anchor="_heading=h.3whwml4">
        <w:r>
          <w:rPr>
            <w:color w:val="1155CC"/>
            <w:sz w:val="20"/>
            <w:szCs w:val="20"/>
            <w:u w:val="single"/>
          </w:rPr>
          <w:t>Questionnaire</w:t>
        </w:r>
      </w:hyperlink>
      <w:r>
        <w:rPr>
          <w:sz w:val="20"/>
          <w:szCs w:val="20"/>
        </w:rPr>
        <w:t xml:space="preserve"> section.</w:t>
      </w:r>
    </w:p>
  </w:footnote>
  <w:footnote w:id="3">
    <w:p w14:paraId="00000103" w14:textId="77777777" w:rsidR="007C5FF3" w:rsidRDefault="00C964C5">
      <w:pPr>
        <w:spacing w:line="240" w:lineRule="auto"/>
        <w:rPr>
          <w:sz w:val="20"/>
          <w:szCs w:val="20"/>
        </w:rPr>
      </w:pPr>
      <w:r>
        <w:rPr>
          <w:vertAlign w:val="superscript"/>
        </w:rPr>
        <w:footnoteRef/>
      </w:r>
      <w:r>
        <w:rPr>
          <w:sz w:val="20"/>
          <w:szCs w:val="20"/>
        </w:rPr>
        <w:t xml:space="preserve"> A list of acceptable COVID-19 diagnosis methods is provided in the </w:t>
      </w:r>
      <w:hyperlink w:anchor="_heading=h.z337ya">
        <w:r>
          <w:rPr>
            <w:color w:val="1155CC"/>
            <w:sz w:val="20"/>
            <w:szCs w:val="20"/>
            <w:u w:val="single"/>
          </w:rPr>
          <w:t>COVID-19 diagnoses</w:t>
        </w:r>
      </w:hyperlink>
      <w:r>
        <w:rPr>
          <w:sz w:val="20"/>
          <w:szCs w:val="20"/>
        </w:rPr>
        <w:t xml:space="preserve">, </w:t>
      </w:r>
      <w:hyperlink w:anchor="_heading=h.1y810tw">
        <w:r>
          <w:rPr>
            <w:color w:val="1155CC"/>
            <w:sz w:val="20"/>
            <w:szCs w:val="20"/>
            <w:u w:val="single"/>
          </w:rPr>
          <w:t>EHR</w:t>
        </w:r>
      </w:hyperlink>
      <w:r>
        <w:rPr>
          <w:sz w:val="20"/>
          <w:szCs w:val="20"/>
        </w:rPr>
        <w:t xml:space="preserve"> section.</w:t>
      </w:r>
    </w:p>
  </w:footnote>
  <w:footnote w:id="4">
    <w:p w14:paraId="00000101" w14:textId="77777777" w:rsidR="007C5FF3" w:rsidRDefault="00C964C5">
      <w:pPr>
        <w:spacing w:line="240" w:lineRule="auto"/>
        <w:rPr>
          <w:sz w:val="20"/>
          <w:szCs w:val="20"/>
        </w:rPr>
      </w:pPr>
      <w:r>
        <w:rPr>
          <w:vertAlign w:val="superscript"/>
        </w:rPr>
        <w:footnoteRef/>
      </w:r>
      <w:r>
        <w:rPr>
          <w:sz w:val="20"/>
          <w:szCs w:val="20"/>
        </w:rPr>
        <w:t xml:space="preserve"> To determine whether a symptom is pre-existing, please see the </w:t>
      </w:r>
      <w:hyperlink w:anchor="_heading=h.qsh70q">
        <w:r>
          <w:rPr>
            <w:color w:val="1155CC"/>
            <w:sz w:val="20"/>
            <w:szCs w:val="20"/>
            <w:u w:val="single"/>
          </w:rPr>
          <w:t>Pre-existing symptoms</w:t>
        </w:r>
      </w:hyperlink>
      <w:r>
        <w:rPr>
          <w:sz w:val="20"/>
          <w:szCs w:val="20"/>
        </w:rPr>
        <w:t xml:space="preserve"> section.</w:t>
      </w:r>
    </w:p>
  </w:footnote>
  <w:footnote w:id="5">
    <w:p w14:paraId="00000104" w14:textId="77777777" w:rsidR="007C5FF3" w:rsidRDefault="00C964C5">
      <w:pPr>
        <w:spacing w:line="240" w:lineRule="auto"/>
        <w:rPr>
          <w:sz w:val="20"/>
          <w:szCs w:val="20"/>
        </w:rPr>
      </w:pPr>
      <w:r>
        <w:rPr>
          <w:vertAlign w:val="superscript"/>
        </w:rPr>
        <w:footnoteRef/>
      </w:r>
      <w:r>
        <w:rPr>
          <w:sz w:val="20"/>
          <w:szCs w:val="20"/>
        </w:rPr>
        <w:t xml:space="preserve"> For a list of symptoms/diagnoses, please see the </w:t>
      </w:r>
      <w:hyperlink w:anchor="_heading=h.1ci93xb">
        <w:r>
          <w:rPr>
            <w:color w:val="1155CC"/>
            <w:sz w:val="20"/>
            <w:szCs w:val="20"/>
            <w:u w:val="single"/>
          </w:rPr>
          <w:t>Long COVID-19 symptoms</w:t>
        </w:r>
      </w:hyperlink>
      <w:r>
        <w:rPr>
          <w:sz w:val="20"/>
          <w:szCs w:val="20"/>
        </w:rPr>
        <w:t xml:space="preserve">, </w:t>
      </w:r>
      <w:hyperlink w:anchor="_heading=h.2bn6wsx">
        <w:r>
          <w:rPr>
            <w:color w:val="1155CC"/>
            <w:sz w:val="20"/>
            <w:szCs w:val="20"/>
            <w:u w:val="single"/>
          </w:rPr>
          <w:t>EHR</w:t>
        </w:r>
      </w:hyperlink>
      <w:r>
        <w:rPr>
          <w:sz w:val="20"/>
          <w:szCs w:val="20"/>
        </w:rPr>
        <w:t xml:space="preserve"> section.</w:t>
      </w:r>
    </w:p>
  </w:footnote>
  <w:footnote w:id="6">
    <w:p w14:paraId="00000107" w14:textId="77777777" w:rsidR="007C5FF3" w:rsidRDefault="00C964C5">
      <w:pPr>
        <w:spacing w:line="240" w:lineRule="auto"/>
        <w:rPr>
          <w:sz w:val="20"/>
          <w:szCs w:val="20"/>
        </w:rPr>
      </w:pPr>
      <w:r>
        <w:rPr>
          <w:vertAlign w:val="superscript"/>
        </w:rPr>
        <w:footnoteRef/>
      </w:r>
      <w:r>
        <w:rPr>
          <w:sz w:val="20"/>
          <w:szCs w:val="20"/>
        </w:rPr>
        <w:t xml:space="preserve"> In case of re-infections, the period starts 3 months after the first COVID-19 diagnosis date and ends 1 year after the last COVID-19 diagnosis date.</w:t>
      </w:r>
    </w:p>
  </w:footnote>
  <w:footnote w:id="7">
    <w:p w14:paraId="00000105" w14:textId="77777777" w:rsidR="007C5FF3" w:rsidRDefault="00C964C5">
      <w:pPr>
        <w:spacing w:line="240" w:lineRule="auto"/>
        <w:rPr>
          <w:sz w:val="20"/>
          <w:szCs w:val="20"/>
        </w:rPr>
      </w:pPr>
      <w:r>
        <w:rPr>
          <w:vertAlign w:val="superscript"/>
        </w:rPr>
        <w:footnoteRef/>
      </w:r>
      <w:r>
        <w:rPr>
          <w:sz w:val="20"/>
          <w:szCs w:val="20"/>
        </w:rPr>
        <w:t xml:space="preserve"> A list of long COVID-19 diagnosis codes is provided in the </w:t>
      </w:r>
      <w:hyperlink w:anchor="_heading=h.2xcytpi">
        <w:r>
          <w:rPr>
            <w:color w:val="1155CC"/>
            <w:sz w:val="20"/>
            <w:szCs w:val="20"/>
            <w:u w:val="single"/>
          </w:rPr>
          <w:t>Specific diagnosis codes for long COVID</w:t>
        </w:r>
      </w:hyperlink>
      <w:r>
        <w:rPr>
          <w:sz w:val="20"/>
          <w:szCs w:val="20"/>
        </w:rPr>
        <w:t xml:space="preserve"> section.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856C8"/>
    <w:multiLevelType w:val="multilevel"/>
    <w:tmpl w:val="0D0844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B54C19"/>
    <w:multiLevelType w:val="multilevel"/>
    <w:tmpl w:val="202CAD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5D5417"/>
    <w:multiLevelType w:val="multilevel"/>
    <w:tmpl w:val="82E63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D37CD3"/>
    <w:multiLevelType w:val="multilevel"/>
    <w:tmpl w:val="206AFF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8E120BA"/>
    <w:multiLevelType w:val="multilevel"/>
    <w:tmpl w:val="4FF60F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B757C36"/>
    <w:multiLevelType w:val="multilevel"/>
    <w:tmpl w:val="FC723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9A0A40"/>
    <w:multiLevelType w:val="multilevel"/>
    <w:tmpl w:val="B964D3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F69165B"/>
    <w:multiLevelType w:val="multilevel"/>
    <w:tmpl w:val="CB7E5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3703BC"/>
    <w:multiLevelType w:val="multilevel"/>
    <w:tmpl w:val="EB605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F3094B"/>
    <w:multiLevelType w:val="multilevel"/>
    <w:tmpl w:val="522E14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1A52AA1"/>
    <w:multiLevelType w:val="multilevel"/>
    <w:tmpl w:val="1A185A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51CA7724"/>
    <w:multiLevelType w:val="multilevel"/>
    <w:tmpl w:val="EC0C4F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58640DE"/>
    <w:multiLevelType w:val="multilevel"/>
    <w:tmpl w:val="A9441F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AD15D8F"/>
    <w:multiLevelType w:val="multilevel"/>
    <w:tmpl w:val="1F3A67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B522777"/>
    <w:multiLevelType w:val="multilevel"/>
    <w:tmpl w:val="837A88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6F3C0DD8"/>
    <w:multiLevelType w:val="multilevel"/>
    <w:tmpl w:val="9CEC9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161205">
    <w:abstractNumId w:val="13"/>
  </w:num>
  <w:num w:numId="2" w16cid:durableId="700129760">
    <w:abstractNumId w:val="11"/>
  </w:num>
  <w:num w:numId="3" w16cid:durableId="603880454">
    <w:abstractNumId w:val="1"/>
  </w:num>
  <w:num w:numId="4" w16cid:durableId="534119354">
    <w:abstractNumId w:val="0"/>
  </w:num>
  <w:num w:numId="5" w16cid:durableId="1727945706">
    <w:abstractNumId w:val="3"/>
  </w:num>
  <w:num w:numId="6" w16cid:durableId="361785912">
    <w:abstractNumId w:val="12"/>
  </w:num>
  <w:num w:numId="7" w16cid:durableId="518155816">
    <w:abstractNumId w:val="2"/>
  </w:num>
  <w:num w:numId="8" w16cid:durableId="1727989793">
    <w:abstractNumId w:val="14"/>
  </w:num>
  <w:num w:numId="9" w16cid:durableId="922304280">
    <w:abstractNumId w:val="5"/>
  </w:num>
  <w:num w:numId="10" w16cid:durableId="2046828585">
    <w:abstractNumId w:val="9"/>
  </w:num>
  <w:num w:numId="11" w16cid:durableId="1094596792">
    <w:abstractNumId w:val="4"/>
  </w:num>
  <w:num w:numId="12" w16cid:durableId="1683586186">
    <w:abstractNumId w:val="7"/>
  </w:num>
  <w:num w:numId="13" w16cid:durableId="1652632903">
    <w:abstractNumId w:val="10"/>
  </w:num>
  <w:num w:numId="14" w16cid:durableId="1211919616">
    <w:abstractNumId w:val="8"/>
  </w:num>
  <w:num w:numId="15" w16cid:durableId="75250438">
    <w:abstractNumId w:val="6"/>
  </w:num>
  <w:num w:numId="16" w16cid:durableId="185306266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ilma Lammi">
    <w15:presenceInfo w15:providerId="Windows Live" w15:userId="5d49790e02f4e9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FF3"/>
    <w:rsid w:val="007027EB"/>
    <w:rsid w:val="007C5FF3"/>
    <w:rsid w:val="00C964C5"/>
    <w:rsid w:val="00F2759F"/>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116429-30B5-41FA-A403-D8D6D1FF5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FI"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nomed.info/id/840536004" TargetMode="External"/><Relationship Id="rId18" Type="http://schemas.openxmlformats.org/officeDocument/2006/relationships/hyperlink" Target="http://snomed.info/id/871555000" TargetMode="External"/><Relationship Id="rId26" Type="http://schemas.openxmlformats.org/officeDocument/2006/relationships/hyperlink" Target="http://snomed.info/id/871559006" TargetMode="External"/><Relationship Id="rId39" Type="http://schemas.openxmlformats.org/officeDocument/2006/relationships/hyperlink" Target="https://www.medrxiv.org/content/10.1101/2021.04.25.21255923v3.full-text" TargetMode="External"/><Relationship Id="rId21" Type="http://schemas.openxmlformats.org/officeDocument/2006/relationships/hyperlink" Target="http://snomed.info/id/871556004" TargetMode="External"/><Relationship Id="rId34" Type="http://schemas.openxmlformats.org/officeDocument/2006/relationships/hyperlink" Target="http://snomed.info/id/1240581000000104"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omed.info/id/840544004" TargetMode="External"/><Relationship Id="rId20" Type="http://schemas.openxmlformats.org/officeDocument/2006/relationships/hyperlink" Target="http://snomed.info/id/871556004" TargetMode="External"/><Relationship Id="rId29" Type="http://schemas.openxmlformats.org/officeDocument/2006/relationships/hyperlink" Target="http://snomed.info/id/87156000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med.info/id/840533007" TargetMode="External"/><Relationship Id="rId24" Type="http://schemas.openxmlformats.org/officeDocument/2006/relationships/hyperlink" Target="http://snomed.info/id/871558003" TargetMode="External"/><Relationship Id="rId32" Type="http://schemas.openxmlformats.org/officeDocument/2006/relationships/hyperlink" Target="http://snomed.info/id/1240411000000107" TargetMode="External"/><Relationship Id="rId37" Type="http://schemas.openxmlformats.org/officeDocument/2006/relationships/hyperlink" Target="http://snomed.info/id/101721400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omed.info/id/840539006" TargetMode="External"/><Relationship Id="rId23" Type="http://schemas.openxmlformats.org/officeDocument/2006/relationships/hyperlink" Target="http://snomed.info/id/871557008" TargetMode="External"/><Relationship Id="rId28" Type="http://schemas.openxmlformats.org/officeDocument/2006/relationships/hyperlink" Target="http://snomed.info/id/871560001" TargetMode="External"/><Relationship Id="rId36" Type="http://schemas.openxmlformats.org/officeDocument/2006/relationships/hyperlink" Target="http://snomed.info/id/871553007" TargetMode="External"/><Relationship Id="rId10" Type="http://schemas.openxmlformats.org/officeDocument/2006/relationships/image" Target="media/image3.png"/><Relationship Id="rId19" Type="http://schemas.openxmlformats.org/officeDocument/2006/relationships/hyperlink" Target="http://snomed.info/id/871555000" TargetMode="External"/><Relationship Id="rId31" Type="http://schemas.openxmlformats.org/officeDocument/2006/relationships/hyperlink" Target="http://snomed.info/id/871562009"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nomed.info/id/840539006" TargetMode="External"/><Relationship Id="rId22" Type="http://schemas.openxmlformats.org/officeDocument/2006/relationships/hyperlink" Target="http://snomed.info/id/871557008" TargetMode="External"/><Relationship Id="rId27" Type="http://schemas.openxmlformats.org/officeDocument/2006/relationships/hyperlink" Target="http://snomed.info/id/871559006" TargetMode="External"/><Relationship Id="rId30" Type="http://schemas.openxmlformats.org/officeDocument/2006/relationships/hyperlink" Target="http://snomed.info/id/871562009" TargetMode="External"/><Relationship Id="rId35" Type="http://schemas.openxmlformats.org/officeDocument/2006/relationships/hyperlink" Target="http://snomed.info/id/840544004"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nomed.info/id/840536004" TargetMode="External"/><Relationship Id="rId17" Type="http://schemas.openxmlformats.org/officeDocument/2006/relationships/hyperlink" Target="http://snomed.info/id/871553007" TargetMode="External"/><Relationship Id="rId25" Type="http://schemas.openxmlformats.org/officeDocument/2006/relationships/hyperlink" Target="http://snomed.info/id/871558003" TargetMode="External"/><Relationship Id="rId33" Type="http://schemas.openxmlformats.org/officeDocument/2006/relationships/hyperlink" Target="http://snomed.info/id/1240581000000104" TargetMode="External"/><Relationship Id="rId38" Type="http://schemas.openxmlformats.org/officeDocument/2006/relationships/hyperlink" Target="http://snomed.info/id/1119302008"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NAnvsV0IFmfDksxE9NXG4tZHrw==">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11</Pages>
  <Words>3185</Words>
  <Characters>18159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Vilma Lammi</cp:lastModifiedBy>
  <cp:revision>2</cp:revision>
  <dcterms:created xsi:type="dcterms:W3CDTF">2024-12-03T13:02:00Z</dcterms:created>
  <dcterms:modified xsi:type="dcterms:W3CDTF">2024-12-03T14:26:00Z</dcterms:modified>
</cp:coreProperties>
</file>